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9219C" w14:textId="612A5B68" w:rsidR="00C14A2C" w:rsidRDefault="001C1A3A">
      <w:pPr>
        <w:rPr>
          <w:rFonts w:ascii="Times New Roman" w:hAnsi="Times New Roman" w:cs="Times New Roman"/>
          <w:sz w:val="24"/>
          <w:szCs w:val="24"/>
          <w:lang w:val="es-MX"/>
        </w:rPr>
      </w:pPr>
      <w:r>
        <w:rPr>
          <w:rFonts w:ascii="Times New Roman" w:hAnsi="Times New Roman" w:cs="Times New Roman"/>
          <w:b/>
          <w:bCs/>
          <w:sz w:val="24"/>
          <w:szCs w:val="24"/>
          <w:lang w:val="es-MX"/>
        </w:rPr>
        <w:t xml:space="preserve">Número de equipo: </w:t>
      </w:r>
      <w:r>
        <w:rPr>
          <w:rFonts w:ascii="Times New Roman" w:hAnsi="Times New Roman" w:cs="Times New Roman"/>
          <w:sz w:val="24"/>
          <w:szCs w:val="24"/>
          <w:lang w:val="es-MX"/>
        </w:rPr>
        <w:t>2</w:t>
      </w:r>
    </w:p>
    <w:p w14:paraId="794BBAFF" w14:textId="711C51A8" w:rsidR="00B408B0" w:rsidRDefault="001C1A3A" w:rsidP="00186F7C">
      <w:pPr>
        <w:jc w:val="center"/>
        <w:rPr>
          <w:rFonts w:ascii="Times New Roman" w:hAnsi="Times New Roman" w:cs="Times New Roman"/>
          <w:b/>
          <w:bCs/>
          <w:sz w:val="24"/>
          <w:szCs w:val="24"/>
          <w:lang w:val="es-MX"/>
        </w:rPr>
      </w:pPr>
      <w:r>
        <w:rPr>
          <w:rFonts w:ascii="Times New Roman" w:hAnsi="Times New Roman" w:cs="Times New Roman"/>
          <w:b/>
          <w:bCs/>
          <w:sz w:val="24"/>
          <w:szCs w:val="24"/>
          <w:lang w:val="es-MX"/>
        </w:rPr>
        <w:t>Biblia de Mundo “El Despertar de los Primigenios”</w:t>
      </w:r>
    </w:p>
    <w:sdt>
      <w:sdtPr>
        <w:rPr>
          <w:rFonts w:ascii="Times New Roman" w:eastAsiaTheme="minorEastAsia" w:hAnsi="Times New Roman" w:cs="Times New Roman"/>
          <w:b w:val="0"/>
          <w:bCs w:val="0"/>
          <w:smallCaps w:val="0"/>
          <w:color w:val="auto"/>
          <w:sz w:val="22"/>
          <w:szCs w:val="22"/>
          <w:rPrChange w:id="0" w:author="Juan Camilo Bolaños Garcia" w:date="2023-05-04T21:47:00Z">
            <w:rPr>
              <w:rFonts w:asciiTheme="minorHAnsi" w:eastAsiaTheme="minorEastAsia" w:hAnsiTheme="minorHAnsi" w:cstheme="minorBidi"/>
              <w:b w:val="0"/>
              <w:bCs w:val="0"/>
              <w:smallCaps w:val="0"/>
              <w:color w:val="auto"/>
              <w:sz w:val="22"/>
              <w:szCs w:val="22"/>
            </w:rPr>
          </w:rPrChange>
        </w:rPr>
        <w:id w:val="1711075685"/>
        <w:docPartObj>
          <w:docPartGallery w:val="Table of Contents"/>
          <w:docPartUnique/>
        </w:docPartObj>
      </w:sdtPr>
      <w:sdtContent>
        <w:commentRangeStart w:id="1" w:displacedByCustomXml="prev"/>
        <w:p w14:paraId="692D1F45" w14:textId="7AEAD018" w:rsidR="00186F7C" w:rsidRPr="001A67D0" w:rsidRDefault="00186F7C" w:rsidP="63A0941F">
          <w:pPr>
            <w:pStyle w:val="TtuloTDC"/>
            <w:rPr>
              <w:rFonts w:ascii="Times New Roman" w:hAnsi="Times New Roman" w:cs="Times New Roman"/>
              <w:lang w:val="es-ES"/>
              <w:rPrChange w:id="2" w:author="Juan Camilo Bolaños Garcia" w:date="2023-05-04T21:47:00Z">
                <w:rPr>
                  <w:lang w:val="es-ES"/>
                </w:rPr>
              </w:rPrChange>
            </w:rPr>
          </w:pPr>
          <w:r w:rsidRPr="001A67D0">
            <w:rPr>
              <w:rFonts w:ascii="Times New Roman" w:hAnsi="Times New Roman" w:cs="Times New Roman"/>
              <w:lang w:val="es-ES"/>
              <w:rPrChange w:id="3" w:author="Juan Camilo Bolaños Garcia" w:date="2023-05-04T21:47:00Z">
                <w:rPr>
                  <w:lang w:val="es-ES"/>
                </w:rPr>
              </w:rPrChange>
            </w:rPr>
            <w:t>Contenido</w:t>
          </w:r>
          <w:commentRangeEnd w:id="1"/>
          <w:r w:rsidR="0080726F" w:rsidRPr="001A67D0">
            <w:rPr>
              <w:rStyle w:val="Refdecomentario"/>
              <w:rFonts w:ascii="Times New Roman" w:eastAsiaTheme="minorEastAsia" w:hAnsi="Times New Roman" w:cs="Times New Roman"/>
              <w:b w:val="0"/>
              <w:bCs w:val="0"/>
              <w:smallCaps w:val="0"/>
              <w:color w:val="auto"/>
              <w:rPrChange w:id="4" w:author="Juan Camilo Bolaños Garcia" w:date="2023-05-04T21:47:00Z">
                <w:rPr>
                  <w:rStyle w:val="Refdecomentario"/>
                  <w:rFonts w:asciiTheme="minorHAnsi" w:eastAsiaTheme="minorEastAsia" w:hAnsiTheme="minorHAnsi" w:cstheme="minorBidi"/>
                  <w:b w:val="0"/>
                  <w:bCs w:val="0"/>
                  <w:smallCaps w:val="0"/>
                  <w:color w:val="auto"/>
                </w:rPr>
              </w:rPrChange>
            </w:rPr>
            <w:commentReference w:id="1"/>
          </w:r>
        </w:p>
        <w:p w14:paraId="616E13EA" w14:textId="2F460ECB" w:rsidR="00186F7C" w:rsidRPr="001A67D0" w:rsidRDefault="00000000" w:rsidP="63A0941F">
          <w:pPr>
            <w:pStyle w:val="TDC1"/>
            <w:tabs>
              <w:tab w:val="left" w:pos="435"/>
              <w:tab w:val="right" w:leader="dot" w:pos="8835"/>
            </w:tabs>
            <w:rPr>
              <w:rStyle w:val="Hipervnculo"/>
              <w:rFonts w:ascii="Times New Roman" w:hAnsi="Times New Roman" w:cs="Times New Roman"/>
              <w:noProof/>
              <w:rPrChange w:id="5" w:author="Juan Camilo Bolaños Garcia" w:date="2023-05-04T21:47:00Z">
                <w:rPr>
                  <w:rStyle w:val="Hipervnculo"/>
                  <w:noProof/>
                </w:rPr>
              </w:rPrChange>
            </w:rPr>
          </w:pPr>
          <w:r w:rsidRPr="001A67D0">
            <w:rPr>
              <w:rFonts w:ascii="Times New Roman" w:hAnsi="Times New Roman" w:cs="Times New Roman"/>
              <w:rPrChange w:id="6" w:author="Juan Camilo Bolaños Garcia" w:date="2023-05-04T21:47:00Z">
                <w:rPr/>
              </w:rPrChange>
            </w:rPr>
            <w:fldChar w:fldCharType="begin"/>
          </w:r>
          <w:r w:rsidR="00186F7C" w:rsidRPr="001A67D0">
            <w:rPr>
              <w:rFonts w:ascii="Times New Roman" w:hAnsi="Times New Roman" w:cs="Times New Roman"/>
              <w:rPrChange w:id="7" w:author="Juan Camilo Bolaños Garcia" w:date="2023-05-04T21:47:00Z">
                <w:rPr/>
              </w:rPrChange>
            </w:rPr>
            <w:instrText>TOC \o "1-3" \h \z \u</w:instrText>
          </w:r>
          <w:r w:rsidRPr="001A67D0">
            <w:rPr>
              <w:rFonts w:ascii="Times New Roman" w:hAnsi="Times New Roman" w:cs="Times New Roman"/>
              <w:rPrChange w:id="8" w:author="Juan Camilo Bolaños Garcia" w:date="2023-05-04T21:47:00Z">
                <w:rPr/>
              </w:rPrChange>
            </w:rPr>
            <w:fldChar w:fldCharType="separate"/>
          </w:r>
          <w:r w:rsidRPr="001A67D0">
            <w:rPr>
              <w:rFonts w:ascii="Times New Roman" w:hAnsi="Times New Roman" w:cs="Times New Roman"/>
              <w:rPrChange w:id="9" w:author="Juan Camilo Bolaños Garcia" w:date="2023-05-04T21:47:00Z">
                <w:rPr/>
              </w:rPrChange>
            </w:rPr>
            <w:fldChar w:fldCharType="begin"/>
          </w:r>
          <w:r w:rsidRPr="001A67D0">
            <w:rPr>
              <w:rFonts w:ascii="Times New Roman" w:hAnsi="Times New Roman" w:cs="Times New Roman"/>
              <w:rPrChange w:id="10" w:author="Juan Camilo Bolaños Garcia" w:date="2023-05-04T21:47:00Z">
                <w:rPr/>
              </w:rPrChange>
            </w:rPr>
            <w:instrText>HYPERLINK \l "_Toc1501404048" \h</w:instrText>
          </w:r>
          <w:r w:rsidRPr="001A67D0">
            <w:rPr>
              <w:rFonts w:ascii="Times New Roman" w:hAnsi="Times New Roman" w:cs="Times New Roman"/>
              <w:rPrChange w:id="11" w:author="Juan Camilo Bolaños Garcia" w:date="2023-05-04T21:47:00Z">
                <w:rPr/>
              </w:rPrChange>
            </w:rPr>
          </w:r>
          <w:r w:rsidRPr="001A67D0">
            <w:rPr>
              <w:rFonts w:ascii="Times New Roman" w:hAnsi="Times New Roman" w:cs="Times New Roman"/>
              <w:rPrChange w:id="12" w:author="Juan Camilo Bolaños Garcia" w:date="2023-05-04T21:47:00Z">
                <w:rPr/>
              </w:rPrChange>
            </w:rPr>
            <w:fldChar w:fldCharType="separate"/>
          </w:r>
          <w:r w:rsidR="63A0941F" w:rsidRPr="001A67D0">
            <w:rPr>
              <w:rStyle w:val="Hipervnculo"/>
              <w:rFonts w:ascii="Times New Roman" w:hAnsi="Times New Roman" w:cs="Times New Roman"/>
              <w:rPrChange w:id="13" w:author="Juan Camilo Bolaños Garcia" w:date="2023-05-04T21:47:00Z">
                <w:rPr>
                  <w:rStyle w:val="Hipervnculo"/>
                </w:rPr>
              </w:rPrChange>
            </w:rPr>
            <w:t>2</w:t>
          </w:r>
          <w:r w:rsidR="00186F7C" w:rsidRPr="001A67D0">
            <w:rPr>
              <w:rFonts w:ascii="Times New Roman" w:hAnsi="Times New Roman" w:cs="Times New Roman"/>
              <w:rPrChange w:id="14" w:author="Juan Camilo Bolaños Garcia" w:date="2023-05-04T21:47:00Z">
                <w:rPr/>
              </w:rPrChange>
            </w:rPr>
            <w:tab/>
          </w:r>
          <w:r w:rsidR="63A0941F" w:rsidRPr="001A67D0">
            <w:rPr>
              <w:rStyle w:val="Hipervnculo"/>
              <w:rFonts w:ascii="Times New Roman" w:hAnsi="Times New Roman" w:cs="Times New Roman"/>
              <w:rPrChange w:id="15" w:author="Juan Camilo Bolaños Garcia" w:date="2023-05-04T21:47:00Z">
                <w:rPr>
                  <w:rStyle w:val="Hipervnculo"/>
                </w:rPr>
              </w:rPrChange>
            </w:rPr>
            <w:t>Mythos</w:t>
          </w:r>
          <w:r w:rsidR="00186F7C" w:rsidRPr="001A67D0">
            <w:rPr>
              <w:rFonts w:ascii="Times New Roman" w:hAnsi="Times New Roman" w:cs="Times New Roman"/>
              <w:rPrChange w:id="16" w:author="Juan Camilo Bolaños Garcia" w:date="2023-05-04T21:47:00Z">
                <w:rPr/>
              </w:rPrChange>
            </w:rPr>
            <w:tab/>
          </w:r>
          <w:r w:rsidR="00186F7C" w:rsidRPr="001A67D0">
            <w:rPr>
              <w:rFonts w:ascii="Times New Roman" w:hAnsi="Times New Roman" w:cs="Times New Roman"/>
              <w:rPrChange w:id="17" w:author="Juan Camilo Bolaños Garcia" w:date="2023-05-04T21:47:00Z">
                <w:rPr/>
              </w:rPrChange>
            </w:rPr>
            <w:fldChar w:fldCharType="begin"/>
          </w:r>
          <w:r w:rsidR="00186F7C" w:rsidRPr="001A67D0">
            <w:rPr>
              <w:rFonts w:ascii="Times New Roman" w:hAnsi="Times New Roman" w:cs="Times New Roman"/>
              <w:rPrChange w:id="18" w:author="Juan Camilo Bolaños Garcia" w:date="2023-05-04T21:47:00Z">
                <w:rPr/>
              </w:rPrChange>
            </w:rPr>
            <w:instrText>PAGEREF _Toc1501404048 \h</w:instrText>
          </w:r>
          <w:r w:rsidR="00186F7C" w:rsidRPr="001A67D0">
            <w:rPr>
              <w:rFonts w:ascii="Times New Roman" w:hAnsi="Times New Roman" w:cs="Times New Roman"/>
              <w:rPrChange w:id="19" w:author="Juan Camilo Bolaños Garcia" w:date="2023-05-04T21:47:00Z">
                <w:rPr/>
              </w:rPrChange>
            </w:rPr>
          </w:r>
          <w:r w:rsidR="00186F7C" w:rsidRPr="001A67D0">
            <w:rPr>
              <w:rFonts w:ascii="Times New Roman" w:hAnsi="Times New Roman" w:cs="Times New Roman"/>
              <w:rPrChange w:id="20" w:author="Juan Camilo Bolaños Garcia" w:date="2023-05-04T21:47:00Z">
                <w:rPr/>
              </w:rPrChange>
            </w:rPr>
            <w:fldChar w:fldCharType="separate"/>
          </w:r>
          <w:r w:rsidR="63A0941F" w:rsidRPr="001A67D0">
            <w:rPr>
              <w:rStyle w:val="Hipervnculo"/>
              <w:rFonts w:ascii="Times New Roman" w:hAnsi="Times New Roman" w:cs="Times New Roman"/>
              <w:rPrChange w:id="21" w:author="Juan Camilo Bolaños Garcia" w:date="2023-05-04T21:47:00Z">
                <w:rPr>
                  <w:rStyle w:val="Hipervnculo"/>
                </w:rPr>
              </w:rPrChange>
            </w:rPr>
            <w:t>1</w:t>
          </w:r>
          <w:r w:rsidR="00186F7C" w:rsidRPr="001A67D0">
            <w:rPr>
              <w:rFonts w:ascii="Times New Roman" w:hAnsi="Times New Roman" w:cs="Times New Roman"/>
              <w:rPrChange w:id="22" w:author="Juan Camilo Bolaños Garcia" w:date="2023-05-04T21:47:00Z">
                <w:rPr/>
              </w:rPrChange>
            </w:rPr>
            <w:fldChar w:fldCharType="end"/>
          </w:r>
          <w:r w:rsidRPr="001A67D0">
            <w:rPr>
              <w:rFonts w:ascii="Times New Roman" w:hAnsi="Times New Roman" w:cs="Times New Roman"/>
              <w:rPrChange w:id="23" w:author="Juan Camilo Bolaños Garcia" w:date="2023-05-04T21:47:00Z">
                <w:rPr/>
              </w:rPrChange>
            </w:rPr>
            <w:fldChar w:fldCharType="end"/>
          </w:r>
        </w:p>
        <w:p w14:paraId="56FEEDB8" w14:textId="18035BAB" w:rsidR="00186F7C" w:rsidRPr="001A67D0" w:rsidRDefault="00000000" w:rsidP="63A0941F">
          <w:pPr>
            <w:pStyle w:val="TDC1"/>
            <w:tabs>
              <w:tab w:val="left" w:pos="435"/>
              <w:tab w:val="right" w:leader="dot" w:pos="8835"/>
            </w:tabs>
            <w:rPr>
              <w:rStyle w:val="Hipervnculo"/>
              <w:rFonts w:ascii="Times New Roman" w:hAnsi="Times New Roman" w:cs="Times New Roman"/>
              <w:noProof/>
              <w:rPrChange w:id="24" w:author="Juan Camilo Bolaños Garcia" w:date="2023-05-04T21:47:00Z">
                <w:rPr>
                  <w:rStyle w:val="Hipervnculo"/>
                  <w:noProof/>
                </w:rPr>
              </w:rPrChange>
            </w:rPr>
          </w:pPr>
          <w:r w:rsidRPr="001A67D0">
            <w:rPr>
              <w:rFonts w:ascii="Times New Roman" w:hAnsi="Times New Roman" w:cs="Times New Roman"/>
              <w:rPrChange w:id="25" w:author="Juan Camilo Bolaños Garcia" w:date="2023-05-04T21:47:00Z">
                <w:rPr/>
              </w:rPrChange>
            </w:rPr>
            <w:fldChar w:fldCharType="begin"/>
          </w:r>
          <w:r w:rsidRPr="001A67D0">
            <w:rPr>
              <w:rFonts w:ascii="Times New Roman" w:hAnsi="Times New Roman" w:cs="Times New Roman"/>
              <w:rPrChange w:id="26" w:author="Juan Camilo Bolaños Garcia" w:date="2023-05-04T21:47:00Z">
                <w:rPr/>
              </w:rPrChange>
            </w:rPr>
            <w:instrText>HYPERLINK \l "_Toc21441589" \h</w:instrText>
          </w:r>
          <w:r w:rsidRPr="001A67D0">
            <w:rPr>
              <w:rFonts w:ascii="Times New Roman" w:hAnsi="Times New Roman" w:cs="Times New Roman"/>
              <w:rPrChange w:id="27" w:author="Juan Camilo Bolaños Garcia" w:date="2023-05-04T21:47:00Z">
                <w:rPr/>
              </w:rPrChange>
            </w:rPr>
          </w:r>
          <w:r w:rsidRPr="001A67D0">
            <w:rPr>
              <w:rFonts w:ascii="Times New Roman" w:hAnsi="Times New Roman" w:cs="Times New Roman"/>
              <w:rPrChange w:id="28" w:author="Juan Camilo Bolaños Garcia" w:date="2023-05-04T21:47:00Z">
                <w:rPr/>
              </w:rPrChange>
            </w:rPr>
            <w:fldChar w:fldCharType="separate"/>
          </w:r>
          <w:r w:rsidR="63A0941F" w:rsidRPr="001A67D0">
            <w:rPr>
              <w:rStyle w:val="Hipervnculo"/>
              <w:rFonts w:ascii="Times New Roman" w:hAnsi="Times New Roman" w:cs="Times New Roman"/>
              <w:rPrChange w:id="29" w:author="Juan Camilo Bolaños Garcia" w:date="2023-05-04T21:47:00Z">
                <w:rPr>
                  <w:rStyle w:val="Hipervnculo"/>
                </w:rPr>
              </w:rPrChange>
            </w:rPr>
            <w:t>3</w:t>
          </w:r>
          <w:r w:rsidRPr="001A67D0">
            <w:rPr>
              <w:rFonts w:ascii="Times New Roman" w:hAnsi="Times New Roman" w:cs="Times New Roman"/>
              <w:rPrChange w:id="30" w:author="Juan Camilo Bolaños Garcia" w:date="2023-05-04T21:47:00Z">
                <w:rPr/>
              </w:rPrChange>
            </w:rPr>
            <w:tab/>
          </w:r>
          <w:r w:rsidR="63A0941F" w:rsidRPr="001A67D0">
            <w:rPr>
              <w:rStyle w:val="Hipervnculo"/>
              <w:rFonts w:ascii="Times New Roman" w:hAnsi="Times New Roman" w:cs="Times New Roman"/>
              <w:rPrChange w:id="31" w:author="Juan Camilo Bolaños Garcia" w:date="2023-05-04T21:47:00Z">
                <w:rPr>
                  <w:rStyle w:val="Hipervnculo"/>
                </w:rPr>
              </w:rPrChange>
            </w:rPr>
            <w:t>Ethos</w:t>
          </w:r>
          <w:r w:rsidRPr="001A67D0">
            <w:rPr>
              <w:rFonts w:ascii="Times New Roman" w:hAnsi="Times New Roman" w:cs="Times New Roman"/>
              <w:rPrChange w:id="32" w:author="Juan Camilo Bolaños Garcia" w:date="2023-05-04T21:47:00Z">
                <w:rPr/>
              </w:rPrChange>
            </w:rPr>
            <w:tab/>
          </w:r>
          <w:r w:rsidRPr="001A67D0">
            <w:rPr>
              <w:rFonts w:ascii="Times New Roman" w:hAnsi="Times New Roman" w:cs="Times New Roman"/>
              <w:rPrChange w:id="33" w:author="Juan Camilo Bolaños Garcia" w:date="2023-05-04T21:47:00Z">
                <w:rPr/>
              </w:rPrChange>
            </w:rPr>
            <w:fldChar w:fldCharType="begin"/>
          </w:r>
          <w:r w:rsidRPr="001A67D0">
            <w:rPr>
              <w:rFonts w:ascii="Times New Roman" w:hAnsi="Times New Roman" w:cs="Times New Roman"/>
              <w:rPrChange w:id="34" w:author="Juan Camilo Bolaños Garcia" w:date="2023-05-04T21:47:00Z">
                <w:rPr/>
              </w:rPrChange>
            </w:rPr>
            <w:instrText>PAGEREF _Toc21441589 \h</w:instrText>
          </w:r>
          <w:r w:rsidRPr="001A67D0">
            <w:rPr>
              <w:rFonts w:ascii="Times New Roman" w:hAnsi="Times New Roman" w:cs="Times New Roman"/>
              <w:rPrChange w:id="35" w:author="Juan Camilo Bolaños Garcia" w:date="2023-05-04T21:47:00Z">
                <w:rPr/>
              </w:rPrChange>
            </w:rPr>
          </w:r>
          <w:r w:rsidRPr="001A67D0">
            <w:rPr>
              <w:rFonts w:ascii="Times New Roman" w:hAnsi="Times New Roman" w:cs="Times New Roman"/>
              <w:rPrChange w:id="36" w:author="Juan Camilo Bolaños Garcia" w:date="2023-05-04T21:47:00Z">
                <w:rPr/>
              </w:rPrChange>
            </w:rPr>
            <w:fldChar w:fldCharType="separate"/>
          </w:r>
          <w:r w:rsidR="63A0941F" w:rsidRPr="001A67D0">
            <w:rPr>
              <w:rStyle w:val="Hipervnculo"/>
              <w:rFonts w:ascii="Times New Roman" w:hAnsi="Times New Roman" w:cs="Times New Roman"/>
              <w:rPrChange w:id="37" w:author="Juan Camilo Bolaños Garcia" w:date="2023-05-04T21:47:00Z">
                <w:rPr>
                  <w:rStyle w:val="Hipervnculo"/>
                </w:rPr>
              </w:rPrChange>
            </w:rPr>
            <w:t>2</w:t>
          </w:r>
          <w:r w:rsidRPr="001A67D0">
            <w:rPr>
              <w:rFonts w:ascii="Times New Roman" w:hAnsi="Times New Roman" w:cs="Times New Roman"/>
              <w:rPrChange w:id="38" w:author="Juan Camilo Bolaños Garcia" w:date="2023-05-04T21:47:00Z">
                <w:rPr/>
              </w:rPrChange>
            </w:rPr>
            <w:fldChar w:fldCharType="end"/>
          </w:r>
          <w:r w:rsidRPr="001A67D0">
            <w:rPr>
              <w:rFonts w:ascii="Times New Roman" w:hAnsi="Times New Roman" w:cs="Times New Roman"/>
              <w:rPrChange w:id="39" w:author="Juan Camilo Bolaños Garcia" w:date="2023-05-04T21:47:00Z">
                <w:rPr/>
              </w:rPrChange>
            </w:rPr>
            <w:fldChar w:fldCharType="end"/>
          </w:r>
        </w:p>
        <w:p w14:paraId="0CF29366" w14:textId="4D9F2E78" w:rsidR="00186F7C" w:rsidRPr="001A67D0" w:rsidRDefault="00000000" w:rsidP="63A0941F">
          <w:pPr>
            <w:pStyle w:val="TDC1"/>
            <w:tabs>
              <w:tab w:val="left" w:pos="435"/>
              <w:tab w:val="right" w:leader="dot" w:pos="8835"/>
            </w:tabs>
            <w:rPr>
              <w:rStyle w:val="Hipervnculo"/>
              <w:rFonts w:ascii="Times New Roman" w:hAnsi="Times New Roman" w:cs="Times New Roman"/>
              <w:noProof/>
              <w:rPrChange w:id="40" w:author="Juan Camilo Bolaños Garcia" w:date="2023-05-04T21:47:00Z">
                <w:rPr>
                  <w:rStyle w:val="Hipervnculo"/>
                  <w:noProof/>
                </w:rPr>
              </w:rPrChange>
            </w:rPr>
          </w:pPr>
          <w:r w:rsidRPr="001A67D0">
            <w:rPr>
              <w:rFonts w:ascii="Times New Roman" w:hAnsi="Times New Roman" w:cs="Times New Roman"/>
              <w:rPrChange w:id="41" w:author="Juan Camilo Bolaños Garcia" w:date="2023-05-04T21:47:00Z">
                <w:rPr/>
              </w:rPrChange>
            </w:rPr>
            <w:fldChar w:fldCharType="begin"/>
          </w:r>
          <w:r w:rsidRPr="001A67D0">
            <w:rPr>
              <w:rFonts w:ascii="Times New Roman" w:hAnsi="Times New Roman" w:cs="Times New Roman"/>
              <w:rPrChange w:id="42" w:author="Juan Camilo Bolaños Garcia" w:date="2023-05-04T21:47:00Z">
                <w:rPr/>
              </w:rPrChange>
            </w:rPr>
            <w:instrText>HYPERLINK \l "_Toc649596341" \h</w:instrText>
          </w:r>
          <w:r w:rsidRPr="001A67D0">
            <w:rPr>
              <w:rFonts w:ascii="Times New Roman" w:hAnsi="Times New Roman" w:cs="Times New Roman"/>
              <w:rPrChange w:id="43" w:author="Juan Camilo Bolaños Garcia" w:date="2023-05-04T21:47:00Z">
                <w:rPr/>
              </w:rPrChange>
            </w:rPr>
          </w:r>
          <w:r w:rsidRPr="001A67D0">
            <w:rPr>
              <w:rFonts w:ascii="Times New Roman" w:hAnsi="Times New Roman" w:cs="Times New Roman"/>
              <w:rPrChange w:id="44" w:author="Juan Camilo Bolaños Garcia" w:date="2023-05-04T21:47:00Z">
                <w:rPr/>
              </w:rPrChange>
            </w:rPr>
            <w:fldChar w:fldCharType="separate"/>
          </w:r>
          <w:r w:rsidR="63A0941F" w:rsidRPr="001A67D0">
            <w:rPr>
              <w:rStyle w:val="Hipervnculo"/>
              <w:rFonts w:ascii="Times New Roman" w:hAnsi="Times New Roman" w:cs="Times New Roman"/>
              <w:rPrChange w:id="45" w:author="Juan Camilo Bolaños Garcia" w:date="2023-05-04T21:47:00Z">
                <w:rPr>
                  <w:rStyle w:val="Hipervnculo"/>
                </w:rPr>
              </w:rPrChange>
            </w:rPr>
            <w:t>4</w:t>
          </w:r>
          <w:r w:rsidRPr="001A67D0">
            <w:rPr>
              <w:rFonts w:ascii="Times New Roman" w:hAnsi="Times New Roman" w:cs="Times New Roman"/>
              <w:rPrChange w:id="46" w:author="Juan Camilo Bolaños Garcia" w:date="2023-05-04T21:47:00Z">
                <w:rPr/>
              </w:rPrChange>
            </w:rPr>
            <w:tab/>
          </w:r>
          <w:r w:rsidR="63A0941F" w:rsidRPr="001A67D0">
            <w:rPr>
              <w:rStyle w:val="Hipervnculo"/>
              <w:rFonts w:ascii="Times New Roman" w:hAnsi="Times New Roman" w:cs="Times New Roman"/>
              <w:rPrChange w:id="47" w:author="Juan Camilo Bolaños Garcia" w:date="2023-05-04T21:47:00Z">
                <w:rPr>
                  <w:rStyle w:val="Hipervnculo"/>
                </w:rPr>
              </w:rPrChange>
            </w:rPr>
            <w:t>Topos</w:t>
          </w:r>
          <w:r w:rsidRPr="001A67D0">
            <w:rPr>
              <w:rFonts w:ascii="Times New Roman" w:hAnsi="Times New Roman" w:cs="Times New Roman"/>
              <w:rPrChange w:id="48" w:author="Juan Camilo Bolaños Garcia" w:date="2023-05-04T21:47:00Z">
                <w:rPr/>
              </w:rPrChange>
            </w:rPr>
            <w:tab/>
          </w:r>
          <w:r w:rsidRPr="001A67D0">
            <w:rPr>
              <w:rFonts w:ascii="Times New Roman" w:hAnsi="Times New Roman" w:cs="Times New Roman"/>
              <w:rPrChange w:id="49" w:author="Juan Camilo Bolaños Garcia" w:date="2023-05-04T21:47:00Z">
                <w:rPr/>
              </w:rPrChange>
            </w:rPr>
            <w:fldChar w:fldCharType="begin"/>
          </w:r>
          <w:r w:rsidRPr="001A67D0">
            <w:rPr>
              <w:rFonts w:ascii="Times New Roman" w:hAnsi="Times New Roman" w:cs="Times New Roman"/>
              <w:rPrChange w:id="50" w:author="Juan Camilo Bolaños Garcia" w:date="2023-05-04T21:47:00Z">
                <w:rPr/>
              </w:rPrChange>
            </w:rPr>
            <w:instrText>PAGEREF _Toc649596341 \h</w:instrText>
          </w:r>
          <w:r w:rsidRPr="001A67D0">
            <w:rPr>
              <w:rFonts w:ascii="Times New Roman" w:hAnsi="Times New Roman" w:cs="Times New Roman"/>
              <w:rPrChange w:id="51" w:author="Juan Camilo Bolaños Garcia" w:date="2023-05-04T21:47:00Z">
                <w:rPr/>
              </w:rPrChange>
            </w:rPr>
          </w:r>
          <w:r w:rsidRPr="001A67D0">
            <w:rPr>
              <w:rFonts w:ascii="Times New Roman" w:hAnsi="Times New Roman" w:cs="Times New Roman"/>
              <w:rPrChange w:id="52" w:author="Juan Camilo Bolaños Garcia" w:date="2023-05-04T21:47:00Z">
                <w:rPr/>
              </w:rPrChange>
            </w:rPr>
            <w:fldChar w:fldCharType="separate"/>
          </w:r>
          <w:r w:rsidR="63A0941F" w:rsidRPr="001A67D0">
            <w:rPr>
              <w:rStyle w:val="Hipervnculo"/>
              <w:rFonts w:ascii="Times New Roman" w:hAnsi="Times New Roman" w:cs="Times New Roman"/>
              <w:rPrChange w:id="53" w:author="Juan Camilo Bolaños Garcia" w:date="2023-05-04T21:47:00Z">
                <w:rPr>
                  <w:rStyle w:val="Hipervnculo"/>
                </w:rPr>
              </w:rPrChange>
            </w:rPr>
            <w:t>2</w:t>
          </w:r>
          <w:r w:rsidRPr="001A67D0">
            <w:rPr>
              <w:rFonts w:ascii="Times New Roman" w:hAnsi="Times New Roman" w:cs="Times New Roman"/>
              <w:rPrChange w:id="54" w:author="Juan Camilo Bolaños Garcia" w:date="2023-05-04T21:47:00Z">
                <w:rPr/>
              </w:rPrChange>
            </w:rPr>
            <w:fldChar w:fldCharType="end"/>
          </w:r>
          <w:r w:rsidRPr="001A67D0">
            <w:rPr>
              <w:rFonts w:ascii="Times New Roman" w:hAnsi="Times New Roman" w:cs="Times New Roman"/>
              <w:rPrChange w:id="55" w:author="Juan Camilo Bolaños Garcia" w:date="2023-05-04T21:47:00Z">
                <w:rPr/>
              </w:rPrChange>
            </w:rPr>
            <w:fldChar w:fldCharType="end"/>
          </w:r>
        </w:p>
        <w:p w14:paraId="510D6494" w14:textId="62A05095" w:rsidR="00186F7C" w:rsidRPr="001A67D0" w:rsidRDefault="00000000" w:rsidP="63A0941F">
          <w:pPr>
            <w:pStyle w:val="TDC1"/>
            <w:tabs>
              <w:tab w:val="left" w:pos="435"/>
              <w:tab w:val="right" w:leader="dot" w:pos="8835"/>
            </w:tabs>
            <w:rPr>
              <w:rStyle w:val="Hipervnculo"/>
              <w:rFonts w:ascii="Times New Roman" w:hAnsi="Times New Roman" w:cs="Times New Roman"/>
              <w:noProof/>
              <w:rPrChange w:id="56" w:author="Juan Camilo Bolaños Garcia" w:date="2023-05-04T21:47:00Z">
                <w:rPr>
                  <w:rStyle w:val="Hipervnculo"/>
                  <w:noProof/>
                </w:rPr>
              </w:rPrChange>
            </w:rPr>
          </w:pPr>
          <w:r w:rsidRPr="001A67D0">
            <w:rPr>
              <w:rFonts w:ascii="Times New Roman" w:hAnsi="Times New Roman" w:cs="Times New Roman"/>
              <w:rPrChange w:id="57" w:author="Juan Camilo Bolaños Garcia" w:date="2023-05-04T21:47:00Z">
                <w:rPr/>
              </w:rPrChange>
            </w:rPr>
            <w:fldChar w:fldCharType="begin"/>
          </w:r>
          <w:r w:rsidRPr="001A67D0">
            <w:rPr>
              <w:rFonts w:ascii="Times New Roman" w:hAnsi="Times New Roman" w:cs="Times New Roman"/>
              <w:rPrChange w:id="58" w:author="Juan Camilo Bolaños Garcia" w:date="2023-05-04T21:47:00Z">
                <w:rPr/>
              </w:rPrChange>
            </w:rPr>
            <w:instrText>HYPERLINK \l "_Toc1728377292" \h</w:instrText>
          </w:r>
          <w:r w:rsidRPr="001A67D0">
            <w:rPr>
              <w:rFonts w:ascii="Times New Roman" w:hAnsi="Times New Roman" w:cs="Times New Roman"/>
              <w:rPrChange w:id="59" w:author="Juan Camilo Bolaños Garcia" w:date="2023-05-04T21:47:00Z">
                <w:rPr/>
              </w:rPrChange>
            </w:rPr>
          </w:r>
          <w:r w:rsidRPr="001A67D0">
            <w:rPr>
              <w:rFonts w:ascii="Times New Roman" w:hAnsi="Times New Roman" w:cs="Times New Roman"/>
              <w:rPrChange w:id="60" w:author="Juan Camilo Bolaños Garcia" w:date="2023-05-04T21:47:00Z">
                <w:rPr/>
              </w:rPrChange>
            </w:rPr>
            <w:fldChar w:fldCharType="separate"/>
          </w:r>
          <w:r w:rsidR="63A0941F" w:rsidRPr="001A67D0">
            <w:rPr>
              <w:rStyle w:val="Hipervnculo"/>
              <w:rFonts w:ascii="Times New Roman" w:hAnsi="Times New Roman" w:cs="Times New Roman"/>
              <w:rPrChange w:id="61" w:author="Juan Camilo Bolaños Garcia" w:date="2023-05-04T21:47:00Z">
                <w:rPr>
                  <w:rStyle w:val="Hipervnculo"/>
                </w:rPr>
              </w:rPrChange>
            </w:rPr>
            <w:t>5</w:t>
          </w:r>
          <w:r w:rsidRPr="001A67D0">
            <w:rPr>
              <w:rFonts w:ascii="Times New Roman" w:hAnsi="Times New Roman" w:cs="Times New Roman"/>
              <w:rPrChange w:id="62" w:author="Juan Camilo Bolaños Garcia" w:date="2023-05-04T21:47:00Z">
                <w:rPr/>
              </w:rPrChange>
            </w:rPr>
            <w:tab/>
          </w:r>
          <w:r w:rsidR="63A0941F" w:rsidRPr="001A67D0">
            <w:rPr>
              <w:rStyle w:val="Hipervnculo"/>
              <w:rFonts w:ascii="Times New Roman" w:hAnsi="Times New Roman" w:cs="Times New Roman"/>
              <w:rPrChange w:id="63" w:author="Juan Camilo Bolaños Garcia" w:date="2023-05-04T21:47:00Z">
                <w:rPr>
                  <w:rStyle w:val="Hipervnculo"/>
                </w:rPr>
              </w:rPrChange>
            </w:rPr>
            <w:t>Mapas</w:t>
          </w:r>
          <w:r w:rsidRPr="001A67D0">
            <w:rPr>
              <w:rFonts w:ascii="Times New Roman" w:hAnsi="Times New Roman" w:cs="Times New Roman"/>
              <w:rPrChange w:id="64" w:author="Juan Camilo Bolaños Garcia" w:date="2023-05-04T21:47:00Z">
                <w:rPr/>
              </w:rPrChange>
            </w:rPr>
            <w:tab/>
          </w:r>
          <w:r w:rsidRPr="001A67D0">
            <w:rPr>
              <w:rFonts w:ascii="Times New Roman" w:hAnsi="Times New Roman" w:cs="Times New Roman"/>
              <w:rPrChange w:id="65" w:author="Juan Camilo Bolaños Garcia" w:date="2023-05-04T21:47:00Z">
                <w:rPr/>
              </w:rPrChange>
            </w:rPr>
            <w:fldChar w:fldCharType="begin"/>
          </w:r>
          <w:r w:rsidRPr="001A67D0">
            <w:rPr>
              <w:rFonts w:ascii="Times New Roman" w:hAnsi="Times New Roman" w:cs="Times New Roman"/>
              <w:rPrChange w:id="66" w:author="Juan Camilo Bolaños Garcia" w:date="2023-05-04T21:47:00Z">
                <w:rPr/>
              </w:rPrChange>
            </w:rPr>
            <w:instrText>PAGEREF _Toc1728377292 \h</w:instrText>
          </w:r>
          <w:r w:rsidRPr="001A67D0">
            <w:rPr>
              <w:rFonts w:ascii="Times New Roman" w:hAnsi="Times New Roman" w:cs="Times New Roman"/>
              <w:rPrChange w:id="67" w:author="Juan Camilo Bolaños Garcia" w:date="2023-05-04T21:47:00Z">
                <w:rPr/>
              </w:rPrChange>
            </w:rPr>
          </w:r>
          <w:r w:rsidRPr="001A67D0">
            <w:rPr>
              <w:rFonts w:ascii="Times New Roman" w:hAnsi="Times New Roman" w:cs="Times New Roman"/>
              <w:rPrChange w:id="68" w:author="Juan Camilo Bolaños Garcia" w:date="2023-05-04T21:47:00Z">
                <w:rPr/>
              </w:rPrChange>
            </w:rPr>
            <w:fldChar w:fldCharType="separate"/>
          </w:r>
          <w:r w:rsidR="63A0941F" w:rsidRPr="001A67D0">
            <w:rPr>
              <w:rStyle w:val="Hipervnculo"/>
              <w:rFonts w:ascii="Times New Roman" w:hAnsi="Times New Roman" w:cs="Times New Roman"/>
              <w:rPrChange w:id="69" w:author="Juan Camilo Bolaños Garcia" w:date="2023-05-04T21:47:00Z">
                <w:rPr>
                  <w:rStyle w:val="Hipervnculo"/>
                </w:rPr>
              </w:rPrChange>
            </w:rPr>
            <w:t>2</w:t>
          </w:r>
          <w:r w:rsidRPr="001A67D0">
            <w:rPr>
              <w:rFonts w:ascii="Times New Roman" w:hAnsi="Times New Roman" w:cs="Times New Roman"/>
              <w:rPrChange w:id="70" w:author="Juan Camilo Bolaños Garcia" w:date="2023-05-04T21:47:00Z">
                <w:rPr/>
              </w:rPrChange>
            </w:rPr>
            <w:fldChar w:fldCharType="end"/>
          </w:r>
          <w:r w:rsidRPr="001A67D0">
            <w:rPr>
              <w:rFonts w:ascii="Times New Roman" w:hAnsi="Times New Roman" w:cs="Times New Roman"/>
              <w:rPrChange w:id="71" w:author="Juan Camilo Bolaños Garcia" w:date="2023-05-04T21:47:00Z">
                <w:rPr/>
              </w:rPrChange>
            </w:rPr>
            <w:fldChar w:fldCharType="end"/>
          </w:r>
        </w:p>
        <w:p w14:paraId="09D86845" w14:textId="733AED07" w:rsidR="00186F7C" w:rsidRPr="001A67D0" w:rsidRDefault="00000000" w:rsidP="63A0941F">
          <w:pPr>
            <w:pStyle w:val="TDC1"/>
            <w:tabs>
              <w:tab w:val="left" w:pos="435"/>
              <w:tab w:val="right" w:leader="dot" w:pos="8835"/>
            </w:tabs>
            <w:rPr>
              <w:rStyle w:val="Hipervnculo"/>
              <w:rFonts w:ascii="Times New Roman" w:hAnsi="Times New Roman" w:cs="Times New Roman"/>
              <w:noProof/>
              <w:rPrChange w:id="72" w:author="Juan Camilo Bolaños Garcia" w:date="2023-05-04T21:47:00Z">
                <w:rPr>
                  <w:rStyle w:val="Hipervnculo"/>
                  <w:noProof/>
                </w:rPr>
              </w:rPrChange>
            </w:rPr>
          </w:pPr>
          <w:r w:rsidRPr="001A67D0">
            <w:rPr>
              <w:rFonts w:ascii="Times New Roman" w:hAnsi="Times New Roman" w:cs="Times New Roman"/>
              <w:rPrChange w:id="73" w:author="Juan Camilo Bolaños Garcia" w:date="2023-05-04T21:47:00Z">
                <w:rPr/>
              </w:rPrChange>
            </w:rPr>
            <w:fldChar w:fldCharType="begin"/>
          </w:r>
          <w:r w:rsidRPr="001A67D0">
            <w:rPr>
              <w:rFonts w:ascii="Times New Roman" w:hAnsi="Times New Roman" w:cs="Times New Roman"/>
              <w:rPrChange w:id="74" w:author="Juan Camilo Bolaños Garcia" w:date="2023-05-04T21:47:00Z">
                <w:rPr/>
              </w:rPrChange>
            </w:rPr>
            <w:instrText>HYPERLINK \l "_Toc1487398976" \h</w:instrText>
          </w:r>
          <w:r w:rsidRPr="001A67D0">
            <w:rPr>
              <w:rFonts w:ascii="Times New Roman" w:hAnsi="Times New Roman" w:cs="Times New Roman"/>
              <w:rPrChange w:id="75" w:author="Juan Camilo Bolaños Garcia" w:date="2023-05-04T21:47:00Z">
                <w:rPr/>
              </w:rPrChange>
            </w:rPr>
          </w:r>
          <w:r w:rsidRPr="001A67D0">
            <w:rPr>
              <w:rFonts w:ascii="Times New Roman" w:hAnsi="Times New Roman" w:cs="Times New Roman"/>
              <w:rPrChange w:id="76" w:author="Juan Camilo Bolaños Garcia" w:date="2023-05-04T21:47:00Z">
                <w:rPr/>
              </w:rPrChange>
            </w:rPr>
            <w:fldChar w:fldCharType="separate"/>
          </w:r>
          <w:r w:rsidR="63A0941F" w:rsidRPr="001A67D0">
            <w:rPr>
              <w:rStyle w:val="Hipervnculo"/>
              <w:rFonts w:ascii="Times New Roman" w:hAnsi="Times New Roman" w:cs="Times New Roman"/>
              <w:rPrChange w:id="77" w:author="Juan Camilo Bolaños Garcia" w:date="2023-05-04T21:47:00Z">
                <w:rPr>
                  <w:rStyle w:val="Hipervnculo"/>
                </w:rPr>
              </w:rPrChange>
            </w:rPr>
            <w:t>6</w:t>
          </w:r>
          <w:r w:rsidRPr="001A67D0">
            <w:rPr>
              <w:rFonts w:ascii="Times New Roman" w:hAnsi="Times New Roman" w:cs="Times New Roman"/>
              <w:rPrChange w:id="78" w:author="Juan Camilo Bolaños Garcia" w:date="2023-05-04T21:47:00Z">
                <w:rPr/>
              </w:rPrChange>
            </w:rPr>
            <w:tab/>
          </w:r>
          <w:r w:rsidR="63A0941F" w:rsidRPr="001A67D0">
            <w:rPr>
              <w:rStyle w:val="Hipervnculo"/>
              <w:rFonts w:ascii="Times New Roman" w:hAnsi="Times New Roman" w:cs="Times New Roman"/>
              <w:rPrChange w:id="79" w:author="Juan Camilo Bolaños Garcia" w:date="2023-05-04T21:47:00Z">
                <w:rPr>
                  <w:rStyle w:val="Hipervnculo"/>
                </w:rPr>
              </w:rPrChange>
            </w:rPr>
            <w:t>Líneas de tiempo</w:t>
          </w:r>
          <w:r w:rsidRPr="001A67D0">
            <w:rPr>
              <w:rFonts w:ascii="Times New Roman" w:hAnsi="Times New Roman" w:cs="Times New Roman"/>
              <w:rPrChange w:id="80" w:author="Juan Camilo Bolaños Garcia" w:date="2023-05-04T21:47:00Z">
                <w:rPr/>
              </w:rPrChange>
            </w:rPr>
            <w:tab/>
          </w:r>
          <w:r w:rsidRPr="001A67D0">
            <w:rPr>
              <w:rFonts w:ascii="Times New Roman" w:hAnsi="Times New Roman" w:cs="Times New Roman"/>
              <w:rPrChange w:id="81" w:author="Juan Camilo Bolaños Garcia" w:date="2023-05-04T21:47:00Z">
                <w:rPr/>
              </w:rPrChange>
            </w:rPr>
            <w:fldChar w:fldCharType="begin"/>
          </w:r>
          <w:r w:rsidRPr="001A67D0">
            <w:rPr>
              <w:rFonts w:ascii="Times New Roman" w:hAnsi="Times New Roman" w:cs="Times New Roman"/>
              <w:rPrChange w:id="82" w:author="Juan Camilo Bolaños Garcia" w:date="2023-05-04T21:47:00Z">
                <w:rPr/>
              </w:rPrChange>
            </w:rPr>
            <w:instrText>PAGEREF _Toc1487398976 \h</w:instrText>
          </w:r>
          <w:r w:rsidRPr="001A67D0">
            <w:rPr>
              <w:rFonts w:ascii="Times New Roman" w:hAnsi="Times New Roman" w:cs="Times New Roman"/>
              <w:rPrChange w:id="83" w:author="Juan Camilo Bolaños Garcia" w:date="2023-05-04T21:47:00Z">
                <w:rPr/>
              </w:rPrChange>
            </w:rPr>
          </w:r>
          <w:r w:rsidRPr="001A67D0">
            <w:rPr>
              <w:rFonts w:ascii="Times New Roman" w:hAnsi="Times New Roman" w:cs="Times New Roman"/>
              <w:rPrChange w:id="84" w:author="Juan Camilo Bolaños Garcia" w:date="2023-05-04T21:47:00Z">
                <w:rPr/>
              </w:rPrChange>
            </w:rPr>
            <w:fldChar w:fldCharType="separate"/>
          </w:r>
          <w:r w:rsidR="63A0941F" w:rsidRPr="001A67D0">
            <w:rPr>
              <w:rStyle w:val="Hipervnculo"/>
              <w:rFonts w:ascii="Times New Roman" w:hAnsi="Times New Roman" w:cs="Times New Roman"/>
              <w:rPrChange w:id="85" w:author="Juan Camilo Bolaños Garcia" w:date="2023-05-04T21:47:00Z">
                <w:rPr>
                  <w:rStyle w:val="Hipervnculo"/>
                </w:rPr>
              </w:rPrChange>
            </w:rPr>
            <w:t>2</w:t>
          </w:r>
          <w:r w:rsidRPr="001A67D0">
            <w:rPr>
              <w:rFonts w:ascii="Times New Roman" w:hAnsi="Times New Roman" w:cs="Times New Roman"/>
              <w:rPrChange w:id="86" w:author="Juan Camilo Bolaños Garcia" w:date="2023-05-04T21:47:00Z">
                <w:rPr/>
              </w:rPrChange>
            </w:rPr>
            <w:fldChar w:fldCharType="end"/>
          </w:r>
          <w:r w:rsidRPr="001A67D0">
            <w:rPr>
              <w:rFonts w:ascii="Times New Roman" w:hAnsi="Times New Roman" w:cs="Times New Roman"/>
              <w:rPrChange w:id="87" w:author="Juan Camilo Bolaños Garcia" w:date="2023-05-04T21:47:00Z">
                <w:rPr/>
              </w:rPrChange>
            </w:rPr>
            <w:fldChar w:fldCharType="end"/>
          </w:r>
        </w:p>
        <w:p w14:paraId="4E24E520" w14:textId="14108DE1" w:rsidR="00186F7C" w:rsidRPr="001A67D0" w:rsidRDefault="00000000" w:rsidP="63A0941F">
          <w:pPr>
            <w:pStyle w:val="TDC1"/>
            <w:tabs>
              <w:tab w:val="left" w:pos="435"/>
              <w:tab w:val="right" w:leader="dot" w:pos="8835"/>
            </w:tabs>
            <w:rPr>
              <w:rStyle w:val="Hipervnculo"/>
              <w:rFonts w:ascii="Times New Roman" w:hAnsi="Times New Roman" w:cs="Times New Roman"/>
              <w:noProof/>
              <w:rPrChange w:id="88" w:author="Juan Camilo Bolaños Garcia" w:date="2023-05-04T21:47:00Z">
                <w:rPr>
                  <w:rStyle w:val="Hipervnculo"/>
                  <w:noProof/>
                </w:rPr>
              </w:rPrChange>
            </w:rPr>
          </w:pPr>
          <w:r w:rsidRPr="001A67D0">
            <w:rPr>
              <w:rFonts w:ascii="Times New Roman" w:hAnsi="Times New Roman" w:cs="Times New Roman"/>
              <w:rPrChange w:id="89" w:author="Juan Camilo Bolaños Garcia" w:date="2023-05-04T21:47:00Z">
                <w:rPr/>
              </w:rPrChange>
            </w:rPr>
            <w:fldChar w:fldCharType="begin"/>
          </w:r>
          <w:r w:rsidRPr="001A67D0">
            <w:rPr>
              <w:rFonts w:ascii="Times New Roman" w:hAnsi="Times New Roman" w:cs="Times New Roman"/>
              <w:rPrChange w:id="90" w:author="Juan Camilo Bolaños Garcia" w:date="2023-05-04T21:47:00Z">
                <w:rPr/>
              </w:rPrChange>
            </w:rPr>
            <w:instrText>HYPERLINK \l "_Toc268305290" \h</w:instrText>
          </w:r>
          <w:r w:rsidRPr="001A67D0">
            <w:rPr>
              <w:rFonts w:ascii="Times New Roman" w:hAnsi="Times New Roman" w:cs="Times New Roman"/>
              <w:rPrChange w:id="91" w:author="Juan Camilo Bolaños Garcia" w:date="2023-05-04T21:47:00Z">
                <w:rPr/>
              </w:rPrChange>
            </w:rPr>
          </w:r>
          <w:r w:rsidRPr="001A67D0">
            <w:rPr>
              <w:rFonts w:ascii="Times New Roman" w:hAnsi="Times New Roman" w:cs="Times New Roman"/>
              <w:rPrChange w:id="92" w:author="Juan Camilo Bolaños Garcia" w:date="2023-05-04T21:47:00Z">
                <w:rPr/>
              </w:rPrChange>
            </w:rPr>
            <w:fldChar w:fldCharType="separate"/>
          </w:r>
          <w:r w:rsidR="63A0941F" w:rsidRPr="001A67D0">
            <w:rPr>
              <w:rStyle w:val="Hipervnculo"/>
              <w:rFonts w:ascii="Times New Roman" w:hAnsi="Times New Roman" w:cs="Times New Roman"/>
              <w:rPrChange w:id="93" w:author="Juan Camilo Bolaños Garcia" w:date="2023-05-04T21:47:00Z">
                <w:rPr>
                  <w:rStyle w:val="Hipervnculo"/>
                </w:rPr>
              </w:rPrChange>
            </w:rPr>
            <w:t>7</w:t>
          </w:r>
          <w:r w:rsidRPr="001A67D0">
            <w:rPr>
              <w:rFonts w:ascii="Times New Roman" w:hAnsi="Times New Roman" w:cs="Times New Roman"/>
              <w:rPrChange w:id="94" w:author="Juan Camilo Bolaños Garcia" w:date="2023-05-04T21:47:00Z">
                <w:rPr/>
              </w:rPrChange>
            </w:rPr>
            <w:tab/>
          </w:r>
          <w:r w:rsidR="63A0941F" w:rsidRPr="001A67D0">
            <w:rPr>
              <w:rStyle w:val="Hipervnculo"/>
              <w:rFonts w:ascii="Times New Roman" w:hAnsi="Times New Roman" w:cs="Times New Roman"/>
              <w:rPrChange w:id="95" w:author="Juan Camilo Bolaños Garcia" w:date="2023-05-04T21:47:00Z">
                <w:rPr>
                  <w:rStyle w:val="Hipervnculo"/>
                </w:rPr>
              </w:rPrChange>
            </w:rPr>
            <w:t>Genealogías</w:t>
          </w:r>
          <w:r w:rsidRPr="001A67D0">
            <w:rPr>
              <w:rFonts w:ascii="Times New Roman" w:hAnsi="Times New Roman" w:cs="Times New Roman"/>
              <w:rPrChange w:id="96" w:author="Juan Camilo Bolaños Garcia" w:date="2023-05-04T21:47:00Z">
                <w:rPr/>
              </w:rPrChange>
            </w:rPr>
            <w:tab/>
          </w:r>
          <w:r w:rsidRPr="001A67D0">
            <w:rPr>
              <w:rFonts w:ascii="Times New Roman" w:hAnsi="Times New Roman" w:cs="Times New Roman"/>
              <w:rPrChange w:id="97" w:author="Juan Camilo Bolaños Garcia" w:date="2023-05-04T21:47:00Z">
                <w:rPr/>
              </w:rPrChange>
            </w:rPr>
            <w:fldChar w:fldCharType="begin"/>
          </w:r>
          <w:r w:rsidRPr="001A67D0">
            <w:rPr>
              <w:rFonts w:ascii="Times New Roman" w:hAnsi="Times New Roman" w:cs="Times New Roman"/>
              <w:rPrChange w:id="98" w:author="Juan Camilo Bolaños Garcia" w:date="2023-05-04T21:47:00Z">
                <w:rPr/>
              </w:rPrChange>
            </w:rPr>
            <w:instrText>PAGEREF _Toc268305290 \h</w:instrText>
          </w:r>
          <w:r w:rsidRPr="001A67D0">
            <w:rPr>
              <w:rFonts w:ascii="Times New Roman" w:hAnsi="Times New Roman" w:cs="Times New Roman"/>
              <w:rPrChange w:id="99" w:author="Juan Camilo Bolaños Garcia" w:date="2023-05-04T21:47:00Z">
                <w:rPr/>
              </w:rPrChange>
            </w:rPr>
          </w:r>
          <w:r w:rsidRPr="001A67D0">
            <w:rPr>
              <w:rFonts w:ascii="Times New Roman" w:hAnsi="Times New Roman" w:cs="Times New Roman"/>
              <w:rPrChange w:id="100" w:author="Juan Camilo Bolaños Garcia" w:date="2023-05-04T21:47:00Z">
                <w:rPr/>
              </w:rPrChange>
            </w:rPr>
            <w:fldChar w:fldCharType="separate"/>
          </w:r>
          <w:r w:rsidR="63A0941F" w:rsidRPr="001A67D0">
            <w:rPr>
              <w:rStyle w:val="Hipervnculo"/>
              <w:rFonts w:ascii="Times New Roman" w:hAnsi="Times New Roman" w:cs="Times New Roman"/>
              <w:rPrChange w:id="101" w:author="Juan Camilo Bolaños Garcia" w:date="2023-05-04T21:47:00Z">
                <w:rPr>
                  <w:rStyle w:val="Hipervnculo"/>
                </w:rPr>
              </w:rPrChange>
            </w:rPr>
            <w:t>3</w:t>
          </w:r>
          <w:r w:rsidRPr="001A67D0">
            <w:rPr>
              <w:rFonts w:ascii="Times New Roman" w:hAnsi="Times New Roman" w:cs="Times New Roman"/>
              <w:rPrChange w:id="102" w:author="Juan Camilo Bolaños Garcia" w:date="2023-05-04T21:47:00Z">
                <w:rPr/>
              </w:rPrChange>
            </w:rPr>
            <w:fldChar w:fldCharType="end"/>
          </w:r>
          <w:r w:rsidRPr="001A67D0">
            <w:rPr>
              <w:rFonts w:ascii="Times New Roman" w:hAnsi="Times New Roman" w:cs="Times New Roman"/>
              <w:rPrChange w:id="103" w:author="Juan Camilo Bolaños Garcia" w:date="2023-05-04T21:47:00Z">
                <w:rPr/>
              </w:rPrChange>
            </w:rPr>
            <w:fldChar w:fldCharType="end"/>
          </w:r>
        </w:p>
        <w:p w14:paraId="7876D018" w14:textId="5B8B1A7E" w:rsidR="00186F7C" w:rsidRPr="001A67D0" w:rsidRDefault="00000000" w:rsidP="63A0941F">
          <w:pPr>
            <w:pStyle w:val="TDC1"/>
            <w:tabs>
              <w:tab w:val="left" w:pos="435"/>
              <w:tab w:val="right" w:leader="dot" w:pos="8835"/>
            </w:tabs>
            <w:rPr>
              <w:rStyle w:val="Hipervnculo"/>
              <w:rFonts w:ascii="Times New Roman" w:hAnsi="Times New Roman" w:cs="Times New Roman"/>
              <w:noProof/>
              <w:rPrChange w:id="104" w:author="Juan Camilo Bolaños Garcia" w:date="2023-05-04T21:47:00Z">
                <w:rPr>
                  <w:rStyle w:val="Hipervnculo"/>
                  <w:noProof/>
                </w:rPr>
              </w:rPrChange>
            </w:rPr>
          </w:pPr>
          <w:r w:rsidRPr="001A67D0">
            <w:rPr>
              <w:rFonts w:ascii="Times New Roman" w:hAnsi="Times New Roman" w:cs="Times New Roman"/>
              <w:rPrChange w:id="105" w:author="Juan Camilo Bolaños Garcia" w:date="2023-05-04T21:47:00Z">
                <w:rPr/>
              </w:rPrChange>
            </w:rPr>
            <w:fldChar w:fldCharType="begin"/>
          </w:r>
          <w:r w:rsidRPr="001A67D0">
            <w:rPr>
              <w:rFonts w:ascii="Times New Roman" w:hAnsi="Times New Roman" w:cs="Times New Roman"/>
              <w:rPrChange w:id="106" w:author="Juan Camilo Bolaños Garcia" w:date="2023-05-04T21:47:00Z">
                <w:rPr/>
              </w:rPrChange>
            </w:rPr>
            <w:instrText>HYPERLINK \l "_Toc390249079" \h</w:instrText>
          </w:r>
          <w:r w:rsidRPr="001A67D0">
            <w:rPr>
              <w:rFonts w:ascii="Times New Roman" w:hAnsi="Times New Roman" w:cs="Times New Roman"/>
              <w:rPrChange w:id="107" w:author="Juan Camilo Bolaños Garcia" w:date="2023-05-04T21:47:00Z">
                <w:rPr/>
              </w:rPrChange>
            </w:rPr>
          </w:r>
          <w:r w:rsidRPr="001A67D0">
            <w:rPr>
              <w:rFonts w:ascii="Times New Roman" w:hAnsi="Times New Roman" w:cs="Times New Roman"/>
              <w:rPrChange w:id="108" w:author="Juan Camilo Bolaños Garcia" w:date="2023-05-04T21:47:00Z">
                <w:rPr/>
              </w:rPrChange>
            </w:rPr>
            <w:fldChar w:fldCharType="separate"/>
          </w:r>
          <w:r w:rsidR="63A0941F" w:rsidRPr="001A67D0">
            <w:rPr>
              <w:rStyle w:val="Hipervnculo"/>
              <w:rFonts w:ascii="Times New Roman" w:hAnsi="Times New Roman" w:cs="Times New Roman"/>
              <w:rPrChange w:id="109" w:author="Juan Camilo Bolaños Garcia" w:date="2023-05-04T21:47:00Z">
                <w:rPr>
                  <w:rStyle w:val="Hipervnculo"/>
                </w:rPr>
              </w:rPrChange>
            </w:rPr>
            <w:t>8</w:t>
          </w:r>
          <w:r w:rsidRPr="001A67D0">
            <w:rPr>
              <w:rFonts w:ascii="Times New Roman" w:hAnsi="Times New Roman" w:cs="Times New Roman"/>
              <w:rPrChange w:id="110" w:author="Juan Camilo Bolaños Garcia" w:date="2023-05-04T21:47:00Z">
                <w:rPr/>
              </w:rPrChange>
            </w:rPr>
            <w:tab/>
          </w:r>
          <w:r w:rsidR="63A0941F" w:rsidRPr="001A67D0">
            <w:rPr>
              <w:rStyle w:val="Hipervnculo"/>
              <w:rFonts w:ascii="Times New Roman" w:hAnsi="Times New Roman" w:cs="Times New Roman"/>
              <w:rPrChange w:id="111" w:author="Juan Camilo Bolaños Garcia" w:date="2023-05-04T21:47:00Z">
                <w:rPr>
                  <w:rStyle w:val="Hipervnculo"/>
                </w:rPr>
              </w:rPrChange>
            </w:rPr>
            <w:t>Naturaleza</w:t>
          </w:r>
          <w:r w:rsidRPr="001A67D0">
            <w:rPr>
              <w:rFonts w:ascii="Times New Roman" w:hAnsi="Times New Roman" w:cs="Times New Roman"/>
              <w:rPrChange w:id="112" w:author="Juan Camilo Bolaños Garcia" w:date="2023-05-04T21:47:00Z">
                <w:rPr/>
              </w:rPrChange>
            </w:rPr>
            <w:tab/>
          </w:r>
          <w:r w:rsidRPr="001A67D0">
            <w:rPr>
              <w:rFonts w:ascii="Times New Roman" w:hAnsi="Times New Roman" w:cs="Times New Roman"/>
              <w:rPrChange w:id="113" w:author="Juan Camilo Bolaños Garcia" w:date="2023-05-04T21:47:00Z">
                <w:rPr/>
              </w:rPrChange>
            </w:rPr>
            <w:fldChar w:fldCharType="begin"/>
          </w:r>
          <w:r w:rsidRPr="001A67D0">
            <w:rPr>
              <w:rFonts w:ascii="Times New Roman" w:hAnsi="Times New Roman" w:cs="Times New Roman"/>
              <w:rPrChange w:id="114" w:author="Juan Camilo Bolaños Garcia" w:date="2023-05-04T21:47:00Z">
                <w:rPr/>
              </w:rPrChange>
            </w:rPr>
            <w:instrText>PAGEREF _Toc390249079 \h</w:instrText>
          </w:r>
          <w:r w:rsidRPr="001A67D0">
            <w:rPr>
              <w:rFonts w:ascii="Times New Roman" w:hAnsi="Times New Roman" w:cs="Times New Roman"/>
              <w:rPrChange w:id="115" w:author="Juan Camilo Bolaños Garcia" w:date="2023-05-04T21:47:00Z">
                <w:rPr/>
              </w:rPrChange>
            </w:rPr>
          </w:r>
          <w:r w:rsidRPr="001A67D0">
            <w:rPr>
              <w:rFonts w:ascii="Times New Roman" w:hAnsi="Times New Roman" w:cs="Times New Roman"/>
              <w:rPrChange w:id="116" w:author="Juan Camilo Bolaños Garcia" w:date="2023-05-04T21:47:00Z">
                <w:rPr/>
              </w:rPrChange>
            </w:rPr>
            <w:fldChar w:fldCharType="separate"/>
          </w:r>
          <w:r w:rsidR="63A0941F" w:rsidRPr="001A67D0">
            <w:rPr>
              <w:rStyle w:val="Hipervnculo"/>
              <w:rFonts w:ascii="Times New Roman" w:hAnsi="Times New Roman" w:cs="Times New Roman"/>
              <w:rPrChange w:id="117" w:author="Juan Camilo Bolaños Garcia" w:date="2023-05-04T21:47:00Z">
                <w:rPr>
                  <w:rStyle w:val="Hipervnculo"/>
                </w:rPr>
              </w:rPrChange>
            </w:rPr>
            <w:t>3</w:t>
          </w:r>
          <w:r w:rsidRPr="001A67D0">
            <w:rPr>
              <w:rFonts w:ascii="Times New Roman" w:hAnsi="Times New Roman" w:cs="Times New Roman"/>
              <w:rPrChange w:id="118" w:author="Juan Camilo Bolaños Garcia" w:date="2023-05-04T21:47:00Z">
                <w:rPr/>
              </w:rPrChange>
            </w:rPr>
            <w:fldChar w:fldCharType="end"/>
          </w:r>
          <w:r w:rsidRPr="001A67D0">
            <w:rPr>
              <w:rFonts w:ascii="Times New Roman" w:hAnsi="Times New Roman" w:cs="Times New Roman"/>
              <w:rPrChange w:id="119" w:author="Juan Camilo Bolaños Garcia" w:date="2023-05-04T21:47:00Z">
                <w:rPr/>
              </w:rPrChange>
            </w:rPr>
            <w:fldChar w:fldCharType="end"/>
          </w:r>
        </w:p>
        <w:p w14:paraId="011A0FE6" w14:textId="7FFF2C46" w:rsidR="00186F7C" w:rsidRPr="001A67D0" w:rsidRDefault="00000000" w:rsidP="63A0941F">
          <w:pPr>
            <w:pStyle w:val="TDC1"/>
            <w:tabs>
              <w:tab w:val="left" w:pos="435"/>
              <w:tab w:val="right" w:leader="dot" w:pos="8835"/>
            </w:tabs>
            <w:rPr>
              <w:rStyle w:val="Hipervnculo"/>
              <w:rFonts w:ascii="Times New Roman" w:hAnsi="Times New Roman" w:cs="Times New Roman"/>
              <w:noProof/>
              <w:rPrChange w:id="120" w:author="Juan Camilo Bolaños Garcia" w:date="2023-05-04T21:47:00Z">
                <w:rPr>
                  <w:rStyle w:val="Hipervnculo"/>
                  <w:noProof/>
                </w:rPr>
              </w:rPrChange>
            </w:rPr>
          </w:pPr>
          <w:r w:rsidRPr="001A67D0">
            <w:rPr>
              <w:rFonts w:ascii="Times New Roman" w:hAnsi="Times New Roman" w:cs="Times New Roman"/>
              <w:rPrChange w:id="121" w:author="Juan Camilo Bolaños Garcia" w:date="2023-05-04T21:47:00Z">
                <w:rPr/>
              </w:rPrChange>
            </w:rPr>
            <w:fldChar w:fldCharType="begin"/>
          </w:r>
          <w:r w:rsidRPr="001A67D0">
            <w:rPr>
              <w:rFonts w:ascii="Times New Roman" w:hAnsi="Times New Roman" w:cs="Times New Roman"/>
              <w:rPrChange w:id="122" w:author="Juan Camilo Bolaños Garcia" w:date="2023-05-04T21:47:00Z">
                <w:rPr/>
              </w:rPrChange>
            </w:rPr>
            <w:instrText>HYPERLINK \l "_Toc870649221" \h</w:instrText>
          </w:r>
          <w:r w:rsidRPr="001A67D0">
            <w:rPr>
              <w:rFonts w:ascii="Times New Roman" w:hAnsi="Times New Roman" w:cs="Times New Roman"/>
              <w:rPrChange w:id="123" w:author="Juan Camilo Bolaños Garcia" w:date="2023-05-04T21:47:00Z">
                <w:rPr/>
              </w:rPrChange>
            </w:rPr>
          </w:r>
          <w:r w:rsidRPr="001A67D0">
            <w:rPr>
              <w:rFonts w:ascii="Times New Roman" w:hAnsi="Times New Roman" w:cs="Times New Roman"/>
              <w:rPrChange w:id="124" w:author="Juan Camilo Bolaños Garcia" w:date="2023-05-04T21:47:00Z">
                <w:rPr/>
              </w:rPrChange>
            </w:rPr>
            <w:fldChar w:fldCharType="separate"/>
          </w:r>
          <w:r w:rsidR="63A0941F" w:rsidRPr="001A67D0">
            <w:rPr>
              <w:rStyle w:val="Hipervnculo"/>
              <w:rFonts w:ascii="Times New Roman" w:hAnsi="Times New Roman" w:cs="Times New Roman"/>
              <w:rPrChange w:id="125" w:author="Juan Camilo Bolaños Garcia" w:date="2023-05-04T21:47:00Z">
                <w:rPr>
                  <w:rStyle w:val="Hipervnculo"/>
                </w:rPr>
              </w:rPrChange>
            </w:rPr>
            <w:t>9</w:t>
          </w:r>
          <w:r w:rsidRPr="001A67D0">
            <w:rPr>
              <w:rFonts w:ascii="Times New Roman" w:hAnsi="Times New Roman" w:cs="Times New Roman"/>
              <w:rPrChange w:id="126" w:author="Juan Camilo Bolaños Garcia" w:date="2023-05-04T21:47:00Z">
                <w:rPr/>
              </w:rPrChange>
            </w:rPr>
            <w:tab/>
          </w:r>
          <w:r w:rsidR="63A0941F" w:rsidRPr="001A67D0">
            <w:rPr>
              <w:rStyle w:val="Hipervnculo"/>
              <w:rFonts w:ascii="Times New Roman" w:hAnsi="Times New Roman" w:cs="Times New Roman"/>
              <w:rPrChange w:id="127" w:author="Juan Camilo Bolaños Garcia" w:date="2023-05-04T21:47:00Z">
                <w:rPr>
                  <w:rStyle w:val="Hipervnculo"/>
                </w:rPr>
              </w:rPrChange>
            </w:rPr>
            <w:t>Tecnología</w:t>
          </w:r>
          <w:r w:rsidRPr="001A67D0">
            <w:rPr>
              <w:rFonts w:ascii="Times New Roman" w:hAnsi="Times New Roman" w:cs="Times New Roman"/>
              <w:rPrChange w:id="128" w:author="Juan Camilo Bolaños Garcia" w:date="2023-05-04T21:47:00Z">
                <w:rPr/>
              </w:rPrChange>
            </w:rPr>
            <w:tab/>
          </w:r>
          <w:r w:rsidRPr="001A67D0">
            <w:rPr>
              <w:rFonts w:ascii="Times New Roman" w:hAnsi="Times New Roman" w:cs="Times New Roman"/>
              <w:rPrChange w:id="129" w:author="Juan Camilo Bolaños Garcia" w:date="2023-05-04T21:47:00Z">
                <w:rPr/>
              </w:rPrChange>
            </w:rPr>
            <w:fldChar w:fldCharType="begin"/>
          </w:r>
          <w:r w:rsidRPr="001A67D0">
            <w:rPr>
              <w:rFonts w:ascii="Times New Roman" w:hAnsi="Times New Roman" w:cs="Times New Roman"/>
              <w:rPrChange w:id="130" w:author="Juan Camilo Bolaños Garcia" w:date="2023-05-04T21:47:00Z">
                <w:rPr/>
              </w:rPrChange>
            </w:rPr>
            <w:instrText>PAGEREF _Toc870649221 \h</w:instrText>
          </w:r>
          <w:r w:rsidRPr="001A67D0">
            <w:rPr>
              <w:rFonts w:ascii="Times New Roman" w:hAnsi="Times New Roman" w:cs="Times New Roman"/>
              <w:rPrChange w:id="131" w:author="Juan Camilo Bolaños Garcia" w:date="2023-05-04T21:47:00Z">
                <w:rPr/>
              </w:rPrChange>
            </w:rPr>
          </w:r>
          <w:r w:rsidRPr="001A67D0">
            <w:rPr>
              <w:rFonts w:ascii="Times New Roman" w:hAnsi="Times New Roman" w:cs="Times New Roman"/>
              <w:rPrChange w:id="132" w:author="Juan Camilo Bolaños Garcia" w:date="2023-05-04T21:47:00Z">
                <w:rPr/>
              </w:rPrChange>
            </w:rPr>
            <w:fldChar w:fldCharType="separate"/>
          </w:r>
          <w:r w:rsidR="63A0941F" w:rsidRPr="001A67D0">
            <w:rPr>
              <w:rStyle w:val="Hipervnculo"/>
              <w:rFonts w:ascii="Times New Roman" w:hAnsi="Times New Roman" w:cs="Times New Roman"/>
              <w:rPrChange w:id="133" w:author="Juan Camilo Bolaños Garcia" w:date="2023-05-04T21:47:00Z">
                <w:rPr>
                  <w:rStyle w:val="Hipervnculo"/>
                </w:rPr>
              </w:rPrChange>
            </w:rPr>
            <w:t>3</w:t>
          </w:r>
          <w:r w:rsidRPr="001A67D0">
            <w:rPr>
              <w:rFonts w:ascii="Times New Roman" w:hAnsi="Times New Roman" w:cs="Times New Roman"/>
              <w:rPrChange w:id="134" w:author="Juan Camilo Bolaños Garcia" w:date="2023-05-04T21:47:00Z">
                <w:rPr/>
              </w:rPrChange>
            </w:rPr>
            <w:fldChar w:fldCharType="end"/>
          </w:r>
          <w:r w:rsidRPr="001A67D0">
            <w:rPr>
              <w:rFonts w:ascii="Times New Roman" w:hAnsi="Times New Roman" w:cs="Times New Roman"/>
              <w:rPrChange w:id="135" w:author="Juan Camilo Bolaños Garcia" w:date="2023-05-04T21:47:00Z">
                <w:rPr/>
              </w:rPrChange>
            </w:rPr>
            <w:fldChar w:fldCharType="end"/>
          </w:r>
        </w:p>
        <w:p w14:paraId="5FE0A2AD" w14:textId="233640D2" w:rsidR="00186F7C" w:rsidRPr="001A67D0" w:rsidRDefault="00000000" w:rsidP="63A0941F">
          <w:pPr>
            <w:pStyle w:val="TDC1"/>
            <w:tabs>
              <w:tab w:val="left" w:pos="435"/>
              <w:tab w:val="right" w:leader="dot" w:pos="8835"/>
            </w:tabs>
            <w:rPr>
              <w:rStyle w:val="Hipervnculo"/>
              <w:rFonts w:ascii="Times New Roman" w:hAnsi="Times New Roman" w:cs="Times New Roman"/>
              <w:noProof/>
              <w:rPrChange w:id="136" w:author="Juan Camilo Bolaños Garcia" w:date="2023-05-04T21:47:00Z">
                <w:rPr>
                  <w:rStyle w:val="Hipervnculo"/>
                  <w:noProof/>
                </w:rPr>
              </w:rPrChange>
            </w:rPr>
          </w:pPr>
          <w:r w:rsidRPr="001A67D0">
            <w:rPr>
              <w:rFonts w:ascii="Times New Roman" w:hAnsi="Times New Roman" w:cs="Times New Roman"/>
              <w:rPrChange w:id="137" w:author="Juan Camilo Bolaños Garcia" w:date="2023-05-04T21:47:00Z">
                <w:rPr/>
              </w:rPrChange>
            </w:rPr>
            <w:fldChar w:fldCharType="begin"/>
          </w:r>
          <w:r w:rsidRPr="001A67D0">
            <w:rPr>
              <w:rFonts w:ascii="Times New Roman" w:hAnsi="Times New Roman" w:cs="Times New Roman"/>
              <w:rPrChange w:id="138" w:author="Juan Camilo Bolaños Garcia" w:date="2023-05-04T21:47:00Z">
                <w:rPr/>
              </w:rPrChange>
            </w:rPr>
            <w:instrText>HYPERLINK \l "_Toc1456299444" \h</w:instrText>
          </w:r>
          <w:r w:rsidRPr="001A67D0">
            <w:rPr>
              <w:rFonts w:ascii="Times New Roman" w:hAnsi="Times New Roman" w:cs="Times New Roman"/>
              <w:rPrChange w:id="139" w:author="Juan Camilo Bolaños Garcia" w:date="2023-05-04T21:47:00Z">
                <w:rPr/>
              </w:rPrChange>
            </w:rPr>
          </w:r>
          <w:r w:rsidRPr="001A67D0">
            <w:rPr>
              <w:rFonts w:ascii="Times New Roman" w:hAnsi="Times New Roman" w:cs="Times New Roman"/>
              <w:rPrChange w:id="140" w:author="Juan Camilo Bolaños Garcia" w:date="2023-05-04T21:47:00Z">
                <w:rPr/>
              </w:rPrChange>
            </w:rPr>
            <w:fldChar w:fldCharType="separate"/>
          </w:r>
          <w:r w:rsidR="63A0941F" w:rsidRPr="001A67D0">
            <w:rPr>
              <w:rStyle w:val="Hipervnculo"/>
              <w:rFonts w:ascii="Times New Roman" w:hAnsi="Times New Roman" w:cs="Times New Roman"/>
              <w:rPrChange w:id="141" w:author="Juan Camilo Bolaños Garcia" w:date="2023-05-04T21:47:00Z">
                <w:rPr>
                  <w:rStyle w:val="Hipervnculo"/>
                </w:rPr>
              </w:rPrChange>
            </w:rPr>
            <w:t>10</w:t>
          </w:r>
          <w:r w:rsidRPr="001A67D0">
            <w:rPr>
              <w:rFonts w:ascii="Times New Roman" w:hAnsi="Times New Roman" w:cs="Times New Roman"/>
              <w:rPrChange w:id="142" w:author="Juan Camilo Bolaños Garcia" w:date="2023-05-04T21:47:00Z">
                <w:rPr/>
              </w:rPrChange>
            </w:rPr>
            <w:tab/>
          </w:r>
          <w:r w:rsidR="63A0941F" w:rsidRPr="001A67D0">
            <w:rPr>
              <w:rStyle w:val="Hipervnculo"/>
              <w:rFonts w:ascii="Times New Roman" w:hAnsi="Times New Roman" w:cs="Times New Roman"/>
              <w:rPrChange w:id="143" w:author="Juan Camilo Bolaños Garcia" w:date="2023-05-04T21:47:00Z">
                <w:rPr>
                  <w:rStyle w:val="Hipervnculo"/>
                </w:rPr>
              </w:rPrChange>
            </w:rPr>
            <w:t>Lenguaje</w:t>
          </w:r>
          <w:r w:rsidRPr="001A67D0">
            <w:rPr>
              <w:rFonts w:ascii="Times New Roman" w:hAnsi="Times New Roman" w:cs="Times New Roman"/>
              <w:rPrChange w:id="144" w:author="Juan Camilo Bolaños Garcia" w:date="2023-05-04T21:47:00Z">
                <w:rPr/>
              </w:rPrChange>
            </w:rPr>
            <w:tab/>
          </w:r>
          <w:r w:rsidRPr="001A67D0">
            <w:rPr>
              <w:rFonts w:ascii="Times New Roman" w:hAnsi="Times New Roman" w:cs="Times New Roman"/>
              <w:rPrChange w:id="145" w:author="Juan Camilo Bolaños Garcia" w:date="2023-05-04T21:47:00Z">
                <w:rPr/>
              </w:rPrChange>
            </w:rPr>
            <w:fldChar w:fldCharType="begin"/>
          </w:r>
          <w:r w:rsidRPr="001A67D0">
            <w:rPr>
              <w:rFonts w:ascii="Times New Roman" w:hAnsi="Times New Roman" w:cs="Times New Roman"/>
              <w:rPrChange w:id="146" w:author="Juan Camilo Bolaños Garcia" w:date="2023-05-04T21:47:00Z">
                <w:rPr/>
              </w:rPrChange>
            </w:rPr>
            <w:instrText>PAGEREF _Toc1456299444 \h</w:instrText>
          </w:r>
          <w:r w:rsidRPr="001A67D0">
            <w:rPr>
              <w:rFonts w:ascii="Times New Roman" w:hAnsi="Times New Roman" w:cs="Times New Roman"/>
              <w:rPrChange w:id="147" w:author="Juan Camilo Bolaños Garcia" w:date="2023-05-04T21:47:00Z">
                <w:rPr/>
              </w:rPrChange>
            </w:rPr>
          </w:r>
          <w:r w:rsidRPr="001A67D0">
            <w:rPr>
              <w:rFonts w:ascii="Times New Roman" w:hAnsi="Times New Roman" w:cs="Times New Roman"/>
              <w:rPrChange w:id="148" w:author="Juan Camilo Bolaños Garcia" w:date="2023-05-04T21:47:00Z">
                <w:rPr/>
              </w:rPrChange>
            </w:rPr>
            <w:fldChar w:fldCharType="separate"/>
          </w:r>
          <w:r w:rsidR="63A0941F" w:rsidRPr="001A67D0">
            <w:rPr>
              <w:rStyle w:val="Hipervnculo"/>
              <w:rFonts w:ascii="Times New Roman" w:hAnsi="Times New Roman" w:cs="Times New Roman"/>
              <w:rPrChange w:id="149" w:author="Juan Camilo Bolaños Garcia" w:date="2023-05-04T21:47:00Z">
                <w:rPr>
                  <w:rStyle w:val="Hipervnculo"/>
                </w:rPr>
              </w:rPrChange>
            </w:rPr>
            <w:t>4</w:t>
          </w:r>
          <w:r w:rsidRPr="001A67D0">
            <w:rPr>
              <w:rFonts w:ascii="Times New Roman" w:hAnsi="Times New Roman" w:cs="Times New Roman"/>
              <w:rPrChange w:id="150" w:author="Juan Camilo Bolaños Garcia" w:date="2023-05-04T21:47:00Z">
                <w:rPr/>
              </w:rPrChange>
            </w:rPr>
            <w:fldChar w:fldCharType="end"/>
          </w:r>
          <w:r w:rsidRPr="001A67D0">
            <w:rPr>
              <w:rFonts w:ascii="Times New Roman" w:hAnsi="Times New Roman" w:cs="Times New Roman"/>
              <w:rPrChange w:id="151" w:author="Juan Camilo Bolaños Garcia" w:date="2023-05-04T21:47:00Z">
                <w:rPr/>
              </w:rPrChange>
            </w:rPr>
            <w:fldChar w:fldCharType="end"/>
          </w:r>
        </w:p>
        <w:p w14:paraId="47CDA290" w14:textId="3FFB934E" w:rsidR="00186F7C" w:rsidRPr="001A67D0" w:rsidRDefault="00000000" w:rsidP="63A0941F">
          <w:pPr>
            <w:pStyle w:val="TDC1"/>
            <w:tabs>
              <w:tab w:val="left" w:pos="435"/>
              <w:tab w:val="right" w:leader="dot" w:pos="8835"/>
            </w:tabs>
            <w:rPr>
              <w:rStyle w:val="Hipervnculo"/>
              <w:rFonts w:ascii="Times New Roman" w:hAnsi="Times New Roman" w:cs="Times New Roman"/>
              <w:noProof/>
              <w:rPrChange w:id="152" w:author="Juan Camilo Bolaños Garcia" w:date="2023-05-04T21:47:00Z">
                <w:rPr>
                  <w:rStyle w:val="Hipervnculo"/>
                  <w:noProof/>
                </w:rPr>
              </w:rPrChange>
            </w:rPr>
          </w:pPr>
          <w:r w:rsidRPr="001A67D0">
            <w:rPr>
              <w:rFonts w:ascii="Times New Roman" w:hAnsi="Times New Roman" w:cs="Times New Roman"/>
              <w:rPrChange w:id="153" w:author="Juan Camilo Bolaños Garcia" w:date="2023-05-04T21:47:00Z">
                <w:rPr/>
              </w:rPrChange>
            </w:rPr>
            <w:fldChar w:fldCharType="begin"/>
          </w:r>
          <w:r w:rsidRPr="001A67D0">
            <w:rPr>
              <w:rFonts w:ascii="Times New Roman" w:hAnsi="Times New Roman" w:cs="Times New Roman"/>
              <w:rPrChange w:id="154" w:author="Juan Camilo Bolaños Garcia" w:date="2023-05-04T21:47:00Z">
                <w:rPr/>
              </w:rPrChange>
            </w:rPr>
            <w:instrText>HYPERLINK \l "_Toc205773486" \h</w:instrText>
          </w:r>
          <w:r w:rsidRPr="001A67D0">
            <w:rPr>
              <w:rFonts w:ascii="Times New Roman" w:hAnsi="Times New Roman" w:cs="Times New Roman"/>
              <w:rPrChange w:id="155" w:author="Juan Camilo Bolaños Garcia" w:date="2023-05-04T21:47:00Z">
                <w:rPr/>
              </w:rPrChange>
            </w:rPr>
          </w:r>
          <w:r w:rsidRPr="001A67D0">
            <w:rPr>
              <w:rFonts w:ascii="Times New Roman" w:hAnsi="Times New Roman" w:cs="Times New Roman"/>
              <w:rPrChange w:id="156" w:author="Juan Camilo Bolaños Garcia" w:date="2023-05-04T21:47:00Z">
                <w:rPr/>
              </w:rPrChange>
            </w:rPr>
            <w:fldChar w:fldCharType="separate"/>
          </w:r>
          <w:r w:rsidR="63A0941F" w:rsidRPr="001A67D0">
            <w:rPr>
              <w:rStyle w:val="Hipervnculo"/>
              <w:rFonts w:ascii="Times New Roman" w:hAnsi="Times New Roman" w:cs="Times New Roman"/>
              <w:rPrChange w:id="157" w:author="Juan Camilo Bolaños Garcia" w:date="2023-05-04T21:47:00Z">
                <w:rPr>
                  <w:rStyle w:val="Hipervnculo"/>
                </w:rPr>
              </w:rPrChange>
            </w:rPr>
            <w:t>11</w:t>
          </w:r>
          <w:r w:rsidRPr="001A67D0">
            <w:rPr>
              <w:rFonts w:ascii="Times New Roman" w:hAnsi="Times New Roman" w:cs="Times New Roman"/>
              <w:rPrChange w:id="158" w:author="Juan Camilo Bolaños Garcia" w:date="2023-05-04T21:47:00Z">
                <w:rPr/>
              </w:rPrChange>
            </w:rPr>
            <w:tab/>
          </w:r>
          <w:r w:rsidR="63A0941F" w:rsidRPr="001A67D0">
            <w:rPr>
              <w:rStyle w:val="Hipervnculo"/>
              <w:rFonts w:ascii="Times New Roman" w:hAnsi="Times New Roman" w:cs="Times New Roman"/>
              <w:rPrChange w:id="159" w:author="Juan Camilo Bolaños Garcia" w:date="2023-05-04T21:47:00Z">
                <w:rPr>
                  <w:rStyle w:val="Hipervnculo"/>
                </w:rPr>
              </w:rPrChange>
            </w:rPr>
            <w:t>Mitología</w:t>
          </w:r>
          <w:r w:rsidRPr="001A67D0">
            <w:rPr>
              <w:rFonts w:ascii="Times New Roman" w:hAnsi="Times New Roman" w:cs="Times New Roman"/>
              <w:rPrChange w:id="160" w:author="Juan Camilo Bolaños Garcia" w:date="2023-05-04T21:47:00Z">
                <w:rPr/>
              </w:rPrChange>
            </w:rPr>
            <w:tab/>
          </w:r>
          <w:r w:rsidRPr="001A67D0">
            <w:rPr>
              <w:rFonts w:ascii="Times New Roman" w:hAnsi="Times New Roman" w:cs="Times New Roman"/>
              <w:rPrChange w:id="161" w:author="Juan Camilo Bolaños Garcia" w:date="2023-05-04T21:47:00Z">
                <w:rPr/>
              </w:rPrChange>
            </w:rPr>
            <w:fldChar w:fldCharType="begin"/>
          </w:r>
          <w:r w:rsidRPr="001A67D0">
            <w:rPr>
              <w:rFonts w:ascii="Times New Roman" w:hAnsi="Times New Roman" w:cs="Times New Roman"/>
              <w:rPrChange w:id="162" w:author="Juan Camilo Bolaños Garcia" w:date="2023-05-04T21:47:00Z">
                <w:rPr/>
              </w:rPrChange>
            </w:rPr>
            <w:instrText>PAGEREF _Toc205773486 \h</w:instrText>
          </w:r>
          <w:r w:rsidRPr="001A67D0">
            <w:rPr>
              <w:rFonts w:ascii="Times New Roman" w:hAnsi="Times New Roman" w:cs="Times New Roman"/>
              <w:rPrChange w:id="163" w:author="Juan Camilo Bolaños Garcia" w:date="2023-05-04T21:47:00Z">
                <w:rPr/>
              </w:rPrChange>
            </w:rPr>
          </w:r>
          <w:r w:rsidRPr="001A67D0">
            <w:rPr>
              <w:rFonts w:ascii="Times New Roman" w:hAnsi="Times New Roman" w:cs="Times New Roman"/>
              <w:rPrChange w:id="164" w:author="Juan Camilo Bolaños Garcia" w:date="2023-05-04T21:47:00Z">
                <w:rPr/>
              </w:rPrChange>
            </w:rPr>
            <w:fldChar w:fldCharType="separate"/>
          </w:r>
          <w:r w:rsidR="63A0941F" w:rsidRPr="001A67D0">
            <w:rPr>
              <w:rStyle w:val="Hipervnculo"/>
              <w:rFonts w:ascii="Times New Roman" w:hAnsi="Times New Roman" w:cs="Times New Roman"/>
              <w:rPrChange w:id="165" w:author="Juan Camilo Bolaños Garcia" w:date="2023-05-04T21:47:00Z">
                <w:rPr>
                  <w:rStyle w:val="Hipervnculo"/>
                </w:rPr>
              </w:rPrChange>
            </w:rPr>
            <w:t>4</w:t>
          </w:r>
          <w:r w:rsidRPr="001A67D0">
            <w:rPr>
              <w:rFonts w:ascii="Times New Roman" w:hAnsi="Times New Roman" w:cs="Times New Roman"/>
              <w:rPrChange w:id="166" w:author="Juan Camilo Bolaños Garcia" w:date="2023-05-04T21:47:00Z">
                <w:rPr/>
              </w:rPrChange>
            </w:rPr>
            <w:fldChar w:fldCharType="end"/>
          </w:r>
          <w:r w:rsidRPr="001A67D0">
            <w:rPr>
              <w:rFonts w:ascii="Times New Roman" w:hAnsi="Times New Roman" w:cs="Times New Roman"/>
              <w:rPrChange w:id="167" w:author="Juan Camilo Bolaños Garcia" w:date="2023-05-04T21:47:00Z">
                <w:rPr/>
              </w:rPrChange>
            </w:rPr>
            <w:fldChar w:fldCharType="end"/>
          </w:r>
        </w:p>
        <w:p w14:paraId="36E239D7" w14:textId="3DEDCF54" w:rsidR="00186F7C" w:rsidRPr="001A67D0" w:rsidRDefault="00000000" w:rsidP="63A0941F">
          <w:pPr>
            <w:pStyle w:val="TDC1"/>
            <w:tabs>
              <w:tab w:val="left" w:pos="435"/>
              <w:tab w:val="right" w:leader="dot" w:pos="8835"/>
            </w:tabs>
            <w:rPr>
              <w:rStyle w:val="Hipervnculo"/>
              <w:rFonts w:ascii="Times New Roman" w:hAnsi="Times New Roman" w:cs="Times New Roman"/>
              <w:noProof/>
              <w:rPrChange w:id="168" w:author="Juan Camilo Bolaños Garcia" w:date="2023-05-04T21:47:00Z">
                <w:rPr>
                  <w:rStyle w:val="Hipervnculo"/>
                  <w:noProof/>
                </w:rPr>
              </w:rPrChange>
            </w:rPr>
          </w:pPr>
          <w:r w:rsidRPr="001A67D0">
            <w:rPr>
              <w:rFonts w:ascii="Times New Roman" w:hAnsi="Times New Roman" w:cs="Times New Roman"/>
              <w:rPrChange w:id="169" w:author="Juan Camilo Bolaños Garcia" w:date="2023-05-04T21:47:00Z">
                <w:rPr/>
              </w:rPrChange>
            </w:rPr>
            <w:fldChar w:fldCharType="begin"/>
          </w:r>
          <w:r w:rsidRPr="001A67D0">
            <w:rPr>
              <w:rFonts w:ascii="Times New Roman" w:hAnsi="Times New Roman" w:cs="Times New Roman"/>
              <w:rPrChange w:id="170" w:author="Juan Camilo Bolaños Garcia" w:date="2023-05-04T21:47:00Z">
                <w:rPr/>
              </w:rPrChange>
            </w:rPr>
            <w:instrText>HYPERLINK \l "_Toc1117607692" \h</w:instrText>
          </w:r>
          <w:r w:rsidRPr="001A67D0">
            <w:rPr>
              <w:rFonts w:ascii="Times New Roman" w:hAnsi="Times New Roman" w:cs="Times New Roman"/>
              <w:rPrChange w:id="171" w:author="Juan Camilo Bolaños Garcia" w:date="2023-05-04T21:47:00Z">
                <w:rPr/>
              </w:rPrChange>
            </w:rPr>
          </w:r>
          <w:r w:rsidRPr="001A67D0">
            <w:rPr>
              <w:rFonts w:ascii="Times New Roman" w:hAnsi="Times New Roman" w:cs="Times New Roman"/>
              <w:rPrChange w:id="172" w:author="Juan Camilo Bolaños Garcia" w:date="2023-05-04T21:47:00Z">
                <w:rPr/>
              </w:rPrChange>
            </w:rPr>
            <w:fldChar w:fldCharType="separate"/>
          </w:r>
          <w:r w:rsidR="63A0941F" w:rsidRPr="001A67D0">
            <w:rPr>
              <w:rStyle w:val="Hipervnculo"/>
              <w:rFonts w:ascii="Times New Roman" w:hAnsi="Times New Roman" w:cs="Times New Roman"/>
              <w:rPrChange w:id="173" w:author="Juan Camilo Bolaños Garcia" w:date="2023-05-04T21:47:00Z">
                <w:rPr>
                  <w:rStyle w:val="Hipervnculo"/>
                </w:rPr>
              </w:rPrChange>
            </w:rPr>
            <w:t>12</w:t>
          </w:r>
          <w:r w:rsidRPr="001A67D0">
            <w:rPr>
              <w:rFonts w:ascii="Times New Roman" w:hAnsi="Times New Roman" w:cs="Times New Roman"/>
              <w:rPrChange w:id="174" w:author="Juan Camilo Bolaños Garcia" w:date="2023-05-04T21:47:00Z">
                <w:rPr/>
              </w:rPrChange>
            </w:rPr>
            <w:tab/>
          </w:r>
          <w:r w:rsidR="63A0941F" w:rsidRPr="001A67D0">
            <w:rPr>
              <w:rStyle w:val="Hipervnculo"/>
              <w:rFonts w:ascii="Times New Roman" w:hAnsi="Times New Roman" w:cs="Times New Roman"/>
              <w:rPrChange w:id="175" w:author="Juan Camilo Bolaños Garcia" w:date="2023-05-04T21:47:00Z">
                <w:rPr>
                  <w:rStyle w:val="Hipervnculo"/>
                </w:rPr>
              </w:rPrChange>
            </w:rPr>
            <w:t>Filosofía</w:t>
          </w:r>
          <w:r w:rsidRPr="001A67D0">
            <w:rPr>
              <w:rFonts w:ascii="Times New Roman" w:hAnsi="Times New Roman" w:cs="Times New Roman"/>
              <w:rPrChange w:id="176" w:author="Juan Camilo Bolaños Garcia" w:date="2023-05-04T21:47:00Z">
                <w:rPr/>
              </w:rPrChange>
            </w:rPr>
            <w:tab/>
          </w:r>
          <w:r w:rsidRPr="001A67D0">
            <w:rPr>
              <w:rFonts w:ascii="Times New Roman" w:hAnsi="Times New Roman" w:cs="Times New Roman"/>
              <w:rPrChange w:id="177" w:author="Juan Camilo Bolaños Garcia" w:date="2023-05-04T21:47:00Z">
                <w:rPr/>
              </w:rPrChange>
            </w:rPr>
            <w:fldChar w:fldCharType="begin"/>
          </w:r>
          <w:r w:rsidRPr="001A67D0">
            <w:rPr>
              <w:rFonts w:ascii="Times New Roman" w:hAnsi="Times New Roman" w:cs="Times New Roman"/>
              <w:rPrChange w:id="178" w:author="Juan Camilo Bolaños Garcia" w:date="2023-05-04T21:47:00Z">
                <w:rPr/>
              </w:rPrChange>
            </w:rPr>
            <w:instrText>PAGEREF _Toc1117607692 \h</w:instrText>
          </w:r>
          <w:r w:rsidRPr="001A67D0">
            <w:rPr>
              <w:rFonts w:ascii="Times New Roman" w:hAnsi="Times New Roman" w:cs="Times New Roman"/>
              <w:rPrChange w:id="179" w:author="Juan Camilo Bolaños Garcia" w:date="2023-05-04T21:47:00Z">
                <w:rPr/>
              </w:rPrChange>
            </w:rPr>
          </w:r>
          <w:r w:rsidRPr="001A67D0">
            <w:rPr>
              <w:rFonts w:ascii="Times New Roman" w:hAnsi="Times New Roman" w:cs="Times New Roman"/>
              <w:rPrChange w:id="180" w:author="Juan Camilo Bolaños Garcia" w:date="2023-05-04T21:47:00Z">
                <w:rPr/>
              </w:rPrChange>
            </w:rPr>
            <w:fldChar w:fldCharType="separate"/>
          </w:r>
          <w:r w:rsidR="63A0941F" w:rsidRPr="001A67D0">
            <w:rPr>
              <w:rStyle w:val="Hipervnculo"/>
              <w:rFonts w:ascii="Times New Roman" w:hAnsi="Times New Roman" w:cs="Times New Roman"/>
              <w:rPrChange w:id="181" w:author="Juan Camilo Bolaños Garcia" w:date="2023-05-04T21:47:00Z">
                <w:rPr>
                  <w:rStyle w:val="Hipervnculo"/>
                </w:rPr>
              </w:rPrChange>
            </w:rPr>
            <w:t>4</w:t>
          </w:r>
          <w:r w:rsidRPr="001A67D0">
            <w:rPr>
              <w:rFonts w:ascii="Times New Roman" w:hAnsi="Times New Roman" w:cs="Times New Roman"/>
              <w:rPrChange w:id="182" w:author="Juan Camilo Bolaños Garcia" w:date="2023-05-04T21:47:00Z">
                <w:rPr/>
              </w:rPrChange>
            </w:rPr>
            <w:fldChar w:fldCharType="end"/>
          </w:r>
          <w:r w:rsidRPr="001A67D0">
            <w:rPr>
              <w:rFonts w:ascii="Times New Roman" w:hAnsi="Times New Roman" w:cs="Times New Roman"/>
              <w:rPrChange w:id="183" w:author="Juan Camilo Bolaños Garcia" w:date="2023-05-04T21:47:00Z">
                <w:rPr/>
              </w:rPrChange>
            </w:rPr>
            <w:fldChar w:fldCharType="end"/>
          </w:r>
        </w:p>
        <w:p w14:paraId="1FD1CA8B" w14:textId="5C2867B4" w:rsidR="00186F7C" w:rsidRDefault="00000000" w:rsidP="63A0941F">
          <w:pPr>
            <w:pStyle w:val="TDC1"/>
            <w:tabs>
              <w:tab w:val="left" w:pos="435"/>
              <w:tab w:val="right" w:leader="dot" w:pos="8835"/>
            </w:tabs>
            <w:rPr>
              <w:rStyle w:val="Hipervnculo"/>
              <w:noProof/>
            </w:rPr>
          </w:pPr>
          <w:r w:rsidRPr="001A67D0">
            <w:rPr>
              <w:rFonts w:ascii="Times New Roman" w:hAnsi="Times New Roman" w:cs="Times New Roman"/>
              <w:rPrChange w:id="184" w:author="Juan Camilo Bolaños Garcia" w:date="2023-05-04T21:47:00Z">
                <w:rPr/>
              </w:rPrChange>
            </w:rPr>
            <w:fldChar w:fldCharType="begin"/>
          </w:r>
          <w:r w:rsidRPr="001A67D0">
            <w:rPr>
              <w:rFonts w:ascii="Times New Roman" w:hAnsi="Times New Roman" w:cs="Times New Roman"/>
              <w:rPrChange w:id="185" w:author="Juan Camilo Bolaños Garcia" w:date="2023-05-04T21:47:00Z">
                <w:rPr/>
              </w:rPrChange>
            </w:rPr>
            <w:instrText>HYPERLINK \l "_Toc1145273311" \h</w:instrText>
          </w:r>
          <w:r w:rsidRPr="001A67D0">
            <w:rPr>
              <w:rFonts w:ascii="Times New Roman" w:hAnsi="Times New Roman" w:cs="Times New Roman"/>
              <w:rPrChange w:id="186" w:author="Juan Camilo Bolaños Garcia" w:date="2023-05-04T21:47:00Z">
                <w:rPr/>
              </w:rPrChange>
            </w:rPr>
          </w:r>
          <w:r w:rsidRPr="001A67D0">
            <w:rPr>
              <w:rFonts w:ascii="Times New Roman" w:hAnsi="Times New Roman" w:cs="Times New Roman"/>
              <w:rPrChange w:id="187" w:author="Juan Camilo Bolaños Garcia" w:date="2023-05-04T21:47:00Z">
                <w:rPr/>
              </w:rPrChange>
            </w:rPr>
            <w:fldChar w:fldCharType="separate"/>
          </w:r>
          <w:r w:rsidR="63A0941F" w:rsidRPr="001A67D0">
            <w:rPr>
              <w:rStyle w:val="Hipervnculo"/>
              <w:rFonts w:ascii="Times New Roman" w:hAnsi="Times New Roman" w:cs="Times New Roman"/>
              <w:rPrChange w:id="188" w:author="Juan Camilo Bolaños Garcia" w:date="2023-05-04T21:47:00Z">
                <w:rPr>
                  <w:rStyle w:val="Hipervnculo"/>
                </w:rPr>
              </w:rPrChange>
            </w:rPr>
            <w:t>13</w:t>
          </w:r>
          <w:r w:rsidRPr="001A67D0">
            <w:rPr>
              <w:rFonts w:ascii="Times New Roman" w:hAnsi="Times New Roman" w:cs="Times New Roman"/>
              <w:rPrChange w:id="189" w:author="Juan Camilo Bolaños Garcia" w:date="2023-05-04T21:47:00Z">
                <w:rPr/>
              </w:rPrChange>
            </w:rPr>
            <w:tab/>
          </w:r>
          <w:r w:rsidR="63A0941F" w:rsidRPr="001A67D0">
            <w:rPr>
              <w:rStyle w:val="Hipervnculo"/>
              <w:rFonts w:ascii="Times New Roman" w:hAnsi="Times New Roman" w:cs="Times New Roman"/>
              <w:rPrChange w:id="190" w:author="Juan Camilo Bolaños Garcia" w:date="2023-05-04T21:47:00Z">
                <w:rPr>
                  <w:rStyle w:val="Hipervnculo"/>
                </w:rPr>
              </w:rPrChange>
            </w:rPr>
            <w:t>Material adicional</w:t>
          </w:r>
          <w:r w:rsidRPr="001A67D0">
            <w:rPr>
              <w:rFonts w:ascii="Times New Roman" w:hAnsi="Times New Roman" w:cs="Times New Roman"/>
              <w:rPrChange w:id="191" w:author="Juan Camilo Bolaños Garcia" w:date="2023-05-04T21:47:00Z">
                <w:rPr/>
              </w:rPrChange>
            </w:rPr>
            <w:tab/>
          </w:r>
          <w:r w:rsidRPr="001A67D0">
            <w:rPr>
              <w:rFonts w:ascii="Times New Roman" w:hAnsi="Times New Roman" w:cs="Times New Roman"/>
              <w:rPrChange w:id="192" w:author="Juan Camilo Bolaños Garcia" w:date="2023-05-04T21:47:00Z">
                <w:rPr/>
              </w:rPrChange>
            </w:rPr>
            <w:fldChar w:fldCharType="begin"/>
          </w:r>
          <w:r w:rsidRPr="001A67D0">
            <w:rPr>
              <w:rFonts w:ascii="Times New Roman" w:hAnsi="Times New Roman" w:cs="Times New Roman"/>
              <w:rPrChange w:id="193" w:author="Juan Camilo Bolaños Garcia" w:date="2023-05-04T21:47:00Z">
                <w:rPr/>
              </w:rPrChange>
            </w:rPr>
            <w:instrText>PAGEREF _Toc1145273311 \h</w:instrText>
          </w:r>
          <w:r w:rsidRPr="001A67D0">
            <w:rPr>
              <w:rFonts w:ascii="Times New Roman" w:hAnsi="Times New Roman" w:cs="Times New Roman"/>
              <w:rPrChange w:id="194" w:author="Juan Camilo Bolaños Garcia" w:date="2023-05-04T21:47:00Z">
                <w:rPr/>
              </w:rPrChange>
            </w:rPr>
          </w:r>
          <w:r w:rsidRPr="001A67D0">
            <w:rPr>
              <w:rFonts w:ascii="Times New Roman" w:hAnsi="Times New Roman" w:cs="Times New Roman"/>
              <w:rPrChange w:id="195" w:author="Juan Camilo Bolaños Garcia" w:date="2023-05-04T21:47:00Z">
                <w:rPr/>
              </w:rPrChange>
            </w:rPr>
            <w:fldChar w:fldCharType="separate"/>
          </w:r>
          <w:r w:rsidR="63A0941F" w:rsidRPr="001A67D0">
            <w:rPr>
              <w:rStyle w:val="Hipervnculo"/>
              <w:rFonts w:ascii="Times New Roman" w:hAnsi="Times New Roman" w:cs="Times New Roman"/>
              <w:rPrChange w:id="196" w:author="Juan Camilo Bolaños Garcia" w:date="2023-05-04T21:47:00Z">
                <w:rPr>
                  <w:rStyle w:val="Hipervnculo"/>
                </w:rPr>
              </w:rPrChange>
            </w:rPr>
            <w:t>5</w:t>
          </w:r>
          <w:r w:rsidRPr="001A67D0">
            <w:rPr>
              <w:rFonts w:ascii="Times New Roman" w:hAnsi="Times New Roman" w:cs="Times New Roman"/>
              <w:rPrChange w:id="197" w:author="Juan Camilo Bolaños Garcia" w:date="2023-05-04T21:47:00Z">
                <w:rPr/>
              </w:rPrChange>
            </w:rPr>
            <w:fldChar w:fldCharType="end"/>
          </w:r>
          <w:r w:rsidRPr="001A67D0">
            <w:rPr>
              <w:rFonts w:ascii="Times New Roman" w:hAnsi="Times New Roman" w:cs="Times New Roman"/>
              <w:rPrChange w:id="198" w:author="Juan Camilo Bolaños Garcia" w:date="2023-05-04T21:47:00Z">
                <w:rPr/>
              </w:rPrChange>
            </w:rPr>
            <w:fldChar w:fldCharType="end"/>
          </w:r>
          <w:r w:rsidRPr="001A67D0">
            <w:rPr>
              <w:rFonts w:ascii="Times New Roman" w:hAnsi="Times New Roman" w:cs="Times New Roman"/>
              <w:rPrChange w:id="199" w:author="Juan Camilo Bolaños Garcia" w:date="2023-05-04T21:47:00Z">
                <w:rPr/>
              </w:rPrChange>
            </w:rPr>
            <w:fldChar w:fldCharType="end"/>
          </w:r>
        </w:p>
      </w:sdtContent>
    </w:sdt>
    <w:p w14:paraId="45ED6119" w14:textId="08E13208" w:rsidR="00186F7C" w:rsidRPr="00186F7C" w:rsidRDefault="00186F7C" w:rsidP="00186F7C"/>
    <w:p w14:paraId="2E877FD1" w14:textId="73E37F43" w:rsidR="001C1A3A" w:rsidRPr="00186F7C" w:rsidRDefault="00186F7C" w:rsidP="00186F7C">
      <w:pPr>
        <w:pStyle w:val="Ttulo1"/>
        <w:rPr>
          <w:lang w:val="es-MX"/>
        </w:rPr>
      </w:pPr>
      <w:bookmarkStart w:id="200" w:name="_Toc1501404048"/>
      <w:r w:rsidRPr="63A0941F">
        <w:rPr>
          <w:lang w:val="es-MX"/>
        </w:rPr>
        <w:t>Mythos</w:t>
      </w:r>
      <w:bookmarkEnd w:id="200"/>
    </w:p>
    <w:p w14:paraId="6AF75BA3" w14:textId="2917BEA2" w:rsidR="007E0D72" w:rsidRDefault="007E0D72" w:rsidP="00DE049A">
      <w:pPr>
        <w:jc w:val="both"/>
        <w:rPr>
          <w:rFonts w:ascii="Times New Roman" w:hAnsi="Times New Roman" w:cs="Times New Roman"/>
          <w:sz w:val="24"/>
          <w:szCs w:val="24"/>
          <w:lang w:val="es-MX"/>
        </w:rPr>
      </w:pPr>
      <w:r w:rsidRPr="7DBCA805">
        <w:rPr>
          <w:rFonts w:ascii="Times New Roman" w:hAnsi="Times New Roman" w:cs="Times New Roman"/>
          <w:sz w:val="24"/>
          <w:szCs w:val="24"/>
          <w:lang w:val="es-MX"/>
        </w:rPr>
        <w:t>Hace 4.000 millones de años, el planeta Tierra estaba recubierto por el caldo primitivo, un líquido rico en elementos orgánicos. Debido a la radiación ultravioleta</w:t>
      </w:r>
      <w:r w:rsidR="4ECFA497" w:rsidRPr="7DBCA805">
        <w:rPr>
          <w:rFonts w:ascii="Times New Roman" w:hAnsi="Times New Roman" w:cs="Times New Roman"/>
          <w:sz w:val="24"/>
          <w:szCs w:val="24"/>
          <w:lang w:val="es-MX"/>
        </w:rPr>
        <w:t xml:space="preserve"> proveniente del Sol</w:t>
      </w:r>
      <w:r w:rsidRPr="7DBCA805">
        <w:rPr>
          <w:rFonts w:ascii="Times New Roman" w:hAnsi="Times New Roman" w:cs="Times New Roman"/>
          <w:sz w:val="24"/>
          <w:szCs w:val="24"/>
          <w:lang w:val="es-MX"/>
        </w:rPr>
        <w:t xml:space="preserve"> y a la energía eléctrica pr</w:t>
      </w:r>
      <w:r w:rsidR="0C2FF40F" w:rsidRPr="7DBCA805">
        <w:rPr>
          <w:rFonts w:ascii="Times New Roman" w:hAnsi="Times New Roman" w:cs="Times New Roman"/>
          <w:sz w:val="24"/>
          <w:szCs w:val="24"/>
          <w:lang w:val="es-MX"/>
        </w:rPr>
        <w:t>ovocada por las tormentas</w:t>
      </w:r>
      <w:r w:rsidRPr="7DBCA805">
        <w:rPr>
          <w:rFonts w:ascii="Times New Roman" w:hAnsi="Times New Roman" w:cs="Times New Roman"/>
          <w:sz w:val="24"/>
          <w:szCs w:val="24"/>
          <w:lang w:val="es-MX"/>
        </w:rPr>
        <w:t xml:space="preserve">, los primeros compuestos orgánicos lograron ser formados. </w:t>
      </w:r>
      <w:r w:rsidRPr="7DBCA805">
        <w:rPr>
          <w:rFonts w:ascii="Times New Roman" w:hAnsi="Times New Roman" w:cs="Times New Roman"/>
          <w:i/>
          <w:iCs/>
          <w:sz w:val="24"/>
          <w:szCs w:val="24"/>
          <w:lang w:val="es-MX"/>
        </w:rPr>
        <w:t xml:space="preserve">LUCA </w:t>
      </w:r>
      <w:r w:rsidRPr="7DBCA805">
        <w:rPr>
          <w:rFonts w:ascii="Times New Roman" w:hAnsi="Times New Roman" w:cs="Times New Roman"/>
          <w:sz w:val="24"/>
          <w:szCs w:val="24"/>
          <w:lang w:val="es-MX"/>
        </w:rPr>
        <w:t xml:space="preserve">(Last Universal Common Ancestor) fue el primer ser vivo en habitar aquel caldo. A la par que realizaba su primera división celular, el trozo de un asteroide aterrizaba bruscamente en el caldo; este traía consigo un virus, que infectaría a la primera copia de </w:t>
      </w:r>
      <w:r w:rsidRPr="7DBCA805">
        <w:rPr>
          <w:rFonts w:ascii="Times New Roman" w:hAnsi="Times New Roman" w:cs="Times New Roman"/>
          <w:i/>
          <w:iCs/>
          <w:sz w:val="24"/>
          <w:szCs w:val="24"/>
          <w:lang w:val="es-MX"/>
        </w:rPr>
        <w:t>LUCA</w:t>
      </w:r>
      <w:r w:rsidRPr="7DBCA805">
        <w:rPr>
          <w:rFonts w:ascii="Times New Roman" w:hAnsi="Times New Roman" w:cs="Times New Roman"/>
          <w:sz w:val="24"/>
          <w:szCs w:val="24"/>
          <w:lang w:val="es-MX"/>
        </w:rPr>
        <w:t xml:space="preserve">. El ADN de </w:t>
      </w:r>
      <w:proofErr w:type="spellStart"/>
      <w:r w:rsidRPr="7DBCA805">
        <w:rPr>
          <w:rFonts w:ascii="Times New Roman" w:hAnsi="Times New Roman" w:cs="Times New Roman"/>
          <w:i/>
          <w:iCs/>
          <w:sz w:val="24"/>
          <w:szCs w:val="24"/>
          <w:lang w:val="es-MX"/>
        </w:rPr>
        <w:t>FoCl</w:t>
      </w:r>
      <w:proofErr w:type="spellEnd"/>
      <w:r w:rsidRPr="7DBCA805">
        <w:rPr>
          <w:rFonts w:ascii="Times New Roman" w:hAnsi="Times New Roman" w:cs="Times New Roman"/>
          <w:i/>
          <w:iCs/>
          <w:sz w:val="24"/>
          <w:szCs w:val="24"/>
          <w:lang w:val="es-MX"/>
        </w:rPr>
        <w:t xml:space="preserve"> </w:t>
      </w:r>
      <w:r w:rsidRPr="7DBCA805">
        <w:rPr>
          <w:rFonts w:ascii="Times New Roman" w:hAnsi="Times New Roman" w:cs="Times New Roman"/>
          <w:sz w:val="24"/>
          <w:szCs w:val="24"/>
          <w:lang w:val="es-MX"/>
        </w:rPr>
        <w:t>(</w:t>
      </w:r>
      <w:proofErr w:type="spellStart"/>
      <w:r w:rsidRPr="7DBCA805">
        <w:rPr>
          <w:rFonts w:ascii="Times New Roman" w:hAnsi="Times New Roman" w:cs="Times New Roman"/>
          <w:sz w:val="24"/>
          <w:szCs w:val="24"/>
          <w:lang w:val="es-MX"/>
        </w:rPr>
        <w:t>Father</w:t>
      </w:r>
      <w:proofErr w:type="spellEnd"/>
      <w:r w:rsidRPr="7DBCA805">
        <w:rPr>
          <w:rFonts w:ascii="Times New Roman" w:hAnsi="Times New Roman" w:cs="Times New Roman"/>
          <w:sz w:val="24"/>
          <w:szCs w:val="24"/>
          <w:lang w:val="es-MX"/>
        </w:rPr>
        <w:t xml:space="preserve"> of </w:t>
      </w:r>
      <w:proofErr w:type="spellStart"/>
      <w:r w:rsidRPr="7DBCA805">
        <w:rPr>
          <w:rFonts w:ascii="Times New Roman" w:hAnsi="Times New Roman" w:cs="Times New Roman"/>
          <w:sz w:val="24"/>
          <w:szCs w:val="24"/>
          <w:lang w:val="es-MX"/>
        </w:rPr>
        <w:t>Conscious</w:t>
      </w:r>
      <w:proofErr w:type="spellEnd"/>
      <w:r w:rsidRPr="7DBCA805">
        <w:rPr>
          <w:rFonts w:ascii="Times New Roman" w:hAnsi="Times New Roman" w:cs="Times New Roman"/>
          <w:sz w:val="24"/>
          <w:szCs w:val="24"/>
          <w:lang w:val="es-MX"/>
        </w:rPr>
        <w:t xml:space="preserve"> </w:t>
      </w:r>
      <w:proofErr w:type="spellStart"/>
      <w:r w:rsidRPr="7DBCA805">
        <w:rPr>
          <w:rFonts w:ascii="Times New Roman" w:hAnsi="Times New Roman" w:cs="Times New Roman"/>
          <w:sz w:val="24"/>
          <w:szCs w:val="24"/>
          <w:lang w:val="es-MX"/>
        </w:rPr>
        <w:t>Life</w:t>
      </w:r>
      <w:proofErr w:type="spellEnd"/>
      <w:r w:rsidRPr="7DBCA805">
        <w:rPr>
          <w:rFonts w:ascii="Times New Roman" w:hAnsi="Times New Roman" w:cs="Times New Roman"/>
          <w:sz w:val="24"/>
          <w:szCs w:val="24"/>
          <w:lang w:val="es-MX"/>
        </w:rPr>
        <w:t>), como sería conocido científicamente, fue modificado por el invasor extraterrestre y ocasionó que la evolución de los seres vivos tomara dos caminos distintos.</w:t>
      </w:r>
    </w:p>
    <w:p w14:paraId="5FB91C1F" w14:textId="585B35D1" w:rsidR="007E0D72" w:rsidRDefault="007E0D72" w:rsidP="7DBCA805">
      <w:pPr>
        <w:ind w:firstLine="708"/>
        <w:jc w:val="both"/>
        <w:rPr>
          <w:rFonts w:ascii="Times New Roman" w:hAnsi="Times New Roman" w:cs="Times New Roman"/>
          <w:sz w:val="24"/>
          <w:szCs w:val="24"/>
          <w:lang w:val="es-MX"/>
        </w:rPr>
      </w:pPr>
      <w:r w:rsidRPr="7DBCA805">
        <w:rPr>
          <w:rFonts w:ascii="Times New Roman" w:hAnsi="Times New Roman" w:cs="Times New Roman"/>
          <w:sz w:val="24"/>
          <w:szCs w:val="24"/>
          <w:lang w:val="es-MX"/>
        </w:rPr>
        <w:t xml:space="preserve">Mientras que las nuevas copias de </w:t>
      </w:r>
      <w:r w:rsidRPr="7DBCA805">
        <w:rPr>
          <w:rFonts w:ascii="Times New Roman" w:hAnsi="Times New Roman" w:cs="Times New Roman"/>
          <w:i/>
          <w:iCs/>
          <w:sz w:val="24"/>
          <w:szCs w:val="24"/>
          <w:lang w:val="es-MX"/>
        </w:rPr>
        <w:t xml:space="preserve">LUCA </w:t>
      </w:r>
      <w:r w:rsidRPr="7DBCA805">
        <w:rPr>
          <w:rFonts w:ascii="Times New Roman" w:hAnsi="Times New Roman" w:cs="Times New Roman"/>
          <w:sz w:val="24"/>
          <w:szCs w:val="24"/>
          <w:lang w:val="es-MX"/>
        </w:rPr>
        <w:t xml:space="preserve">evolucionaron hasta formar los dominios </w:t>
      </w:r>
      <w:r w:rsidRPr="7DBCA805">
        <w:rPr>
          <w:rFonts w:ascii="Times New Roman" w:hAnsi="Times New Roman" w:cs="Times New Roman"/>
          <w:i/>
          <w:iCs/>
          <w:sz w:val="24"/>
          <w:szCs w:val="24"/>
          <w:lang w:val="es-MX"/>
        </w:rPr>
        <w:t>Bacteria</w:t>
      </w:r>
      <w:r w:rsidRPr="7DBCA805">
        <w:rPr>
          <w:rFonts w:ascii="Times New Roman" w:hAnsi="Times New Roman" w:cs="Times New Roman"/>
          <w:sz w:val="24"/>
          <w:szCs w:val="24"/>
          <w:lang w:val="es-MX"/>
        </w:rPr>
        <w:t xml:space="preserve">, </w:t>
      </w:r>
      <w:proofErr w:type="spellStart"/>
      <w:r w:rsidRPr="7DBCA805">
        <w:rPr>
          <w:rFonts w:ascii="Times New Roman" w:hAnsi="Times New Roman" w:cs="Times New Roman"/>
          <w:i/>
          <w:iCs/>
          <w:sz w:val="24"/>
          <w:szCs w:val="24"/>
          <w:lang w:val="es-MX"/>
        </w:rPr>
        <w:t>Archea</w:t>
      </w:r>
      <w:proofErr w:type="spellEnd"/>
      <w:r w:rsidRPr="7DBCA805">
        <w:rPr>
          <w:rFonts w:ascii="Times New Roman" w:hAnsi="Times New Roman" w:cs="Times New Roman"/>
          <w:i/>
          <w:iCs/>
          <w:sz w:val="24"/>
          <w:szCs w:val="24"/>
          <w:lang w:val="es-MX"/>
        </w:rPr>
        <w:t xml:space="preserve"> </w:t>
      </w:r>
      <w:r w:rsidRPr="7DBCA805">
        <w:rPr>
          <w:rFonts w:ascii="Times New Roman" w:hAnsi="Times New Roman" w:cs="Times New Roman"/>
          <w:sz w:val="24"/>
          <w:szCs w:val="24"/>
          <w:lang w:val="es-MX"/>
        </w:rPr>
        <w:t xml:space="preserve">y </w:t>
      </w:r>
      <w:proofErr w:type="spellStart"/>
      <w:r w:rsidRPr="7DBCA805">
        <w:rPr>
          <w:rFonts w:ascii="Times New Roman" w:hAnsi="Times New Roman" w:cs="Times New Roman"/>
          <w:i/>
          <w:iCs/>
          <w:sz w:val="24"/>
          <w:szCs w:val="24"/>
          <w:lang w:val="es-MX"/>
        </w:rPr>
        <w:t>Eukaryota</w:t>
      </w:r>
      <w:proofErr w:type="spellEnd"/>
      <w:r w:rsidRPr="7DBCA805">
        <w:rPr>
          <w:rFonts w:ascii="Times New Roman" w:hAnsi="Times New Roman" w:cs="Times New Roman"/>
          <w:sz w:val="24"/>
          <w:szCs w:val="24"/>
          <w:lang w:val="es-MX"/>
        </w:rPr>
        <w:t xml:space="preserve">, los hijos de </w:t>
      </w:r>
      <w:proofErr w:type="spellStart"/>
      <w:r w:rsidRPr="7DBCA805">
        <w:rPr>
          <w:rFonts w:ascii="Times New Roman" w:hAnsi="Times New Roman" w:cs="Times New Roman"/>
          <w:i/>
          <w:iCs/>
          <w:sz w:val="24"/>
          <w:szCs w:val="24"/>
          <w:lang w:val="es-MX"/>
        </w:rPr>
        <w:t>FoCl</w:t>
      </w:r>
      <w:proofErr w:type="spellEnd"/>
      <w:r w:rsidRPr="7DBCA805">
        <w:rPr>
          <w:rFonts w:ascii="Times New Roman" w:hAnsi="Times New Roman" w:cs="Times New Roman"/>
          <w:i/>
          <w:iCs/>
          <w:sz w:val="24"/>
          <w:szCs w:val="24"/>
          <w:lang w:val="es-MX"/>
        </w:rPr>
        <w:t xml:space="preserve"> </w:t>
      </w:r>
      <w:r w:rsidRPr="7DBCA805">
        <w:rPr>
          <w:rFonts w:ascii="Times New Roman" w:hAnsi="Times New Roman" w:cs="Times New Roman"/>
          <w:sz w:val="24"/>
          <w:szCs w:val="24"/>
          <w:lang w:val="es-MX"/>
        </w:rPr>
        <w:t xml:space="preserve">serían los antecesores del dominio </w:t>
      </w:r>
      <w:proofErr w:type="spellStart"/>
      <w:r w:rsidRPr="7DBCA805">
        <w:rPr>
          <w:rFonts w:ascii="Times New Roman" w:hAnsi="Times New Roman" w:cs="Times New Roman"/>
          <w:i/>
          <w:iCs/>
          <w:sz w:val="24"/>
          <w:szCs w:val="24"/>
          <w:lang w:val="es-MX"/>
        </w:rPr>
        <w:t>Conscientia</w:t>
      </w:r>
      <w:proofErr w:type="spellEnd"/>
      <w:r w:rsidRPr="7DBCA805">
        <w:rPr>
          <w:rFonts w:ascii="Times New Roman" w:hAnsi="Times New Roman" w:cs="Times New Roman"/>
          <w:sz w:val="24"/>
          <w:szCs w:val="24"/>
          <w:lang w:val="es-MX"/>
        </w:rPr>
        <w:t xml:space="preserve">. Este último se caracteriza por poseer </w:t>
      </w:r>
      <w:del w:id="201" w:author="ISAAC MONTOYA LÓPEZ" w:date="2023-05-04T20:28:00Z">
        <w:r w:rsidR="0080726F" w:rsidDel="0080726F">
          <w:rPr>
            <w:rFonts w:ascii="Times New Roman" w:hAnsi="Times New Roman" w:cs="Times New Roman"/>
            <w:sz w:val="24"/>
            <w:szCs w:val="24"/>
            <w:lang w:val="es-MX"/>
          </w:rPr>
          <w:delText xml:space="preserve">tanto </w:delText>
        </w:r>
      </w:del>
      <w:ins w:id="202" w:author="ISAAC MONTOYA LÓPEZ" w:date="2023-05-04T20:28:00Z">
        <w:r w:rsidR="0080726F">
          <w:rPr>
            <w:rFonts w:ascii="Times New Roman" w:hAnsi="Times New Roman" w:cs="Times New Roman"/>
            <w:sz w:val="24"/>
            <w:szCs w:val="24"/>
            <w:lang w:val="es-MX"/>
          </w:rPr>
          <w:t xml:space="preserve">tanto </w:t>
        </w:r>
      </w:ins>
      <w:r w:rsidRPr="7DBCA805">
        <w:rPr>
          <w:rFonts w:ascii="Times New Roman" w:hAnsi="Times New Roman" w:cs="Times New Roman"/>
          <w:sz w:val="24"/>
          <w:szCs w:val="24"/>
          <w:lang w:val="es-MX"/>
        </w:rPr>
        <w:t>seres</w:t>
      </w:r>
      <w:r w:rsidR="51AA384E" w:rsidRPr="7DBCA805">
        <w:rPr>
          <w:rFonts w:ascii="Times New Roman" w:hAnsi="Times New Roman" w:cs="Times New Roman"/>
          <w:sz w:val="24"/>
          <w:szCs w:val="24"/>
          <w:lang w:val="es-MX"/>
        </w:rPr>
        <w:t xml:space="preserve"> </w:t>
      </w:r>
      <w:del w:id="203" w:author="ISAAC MONTOYA LÓPEZ" w:date="2023-05-04T20:28:00Z">
        <w:r w:rsidR="51AA384E" w:rsidRPr="7DBCA805" w:rsidDel="0080726F">
          <w:rPr>
            <w:rFonts w:ascii="Times New Roman" w:hAnsi="Times New Roman" w:cs="Times New Roman"/>
            <w:sz w:val="24"/>
            <w:szCs w:val="24"/>
            <w:lang w:val="es-MX"/>
          </w:rPr>
          <w:delText>uniceluares</w:delText>
        </w:r>
      </w:del>
      <w:ins w:id="204" w:author="ISAAC MONTOYA LÓPEZ" w:date="2023-05-04T20:28:00Z">
        <w:r w:rsidR="0080726F" w:rsidRPr="7DBCA805">
          <w:rPr>
            <w:rFonts w:ascii="Times New Roman" w:hAnsi="Times New Roman" w:cs="Times New Roman"/>
            <w:sz w:val="24"/>
            <w:szCs w:val="24"/>
            <w:lang w:val="es-MX"/>
          </w:rPr>
          <w:t>unicelulares</w:t>
        </w:r>
      </w:ins>
      <w:r w:rsidR="51AA384E" w:rsidRPr="7DBCA805">
        <w:rPr>
          <w:rFonts w:ascii="Times New Roman" w:hAnsi="Times New Roman" w:cs="Times New Roman"/>
          <w:sz w:val="24"/>
          <w:szCs w:val="24"/>
          <w:lang w:val="es-MX"/>
        </w:rPr>
        <w:t xml:space="preserve"> como</w:t>
      </w:r>
      <w:r w:rsidRPr="7DBCA805">
        <w:rPr>
          <w:rFonts w:ascii="Times New Roman" w:hAnsi="Times New Roman" w:cs="Times New Roman"/>
          <w:sz w:val="24"/>
          <w:szCs w:val="24"/>
          <w:lang w:val="es-MX"/>
        </w:rPr>
        <w:t xml:space="preserve"> pluricelulares</w:t>
      </w:r>
      <w:r w:rsidR="3335DEC0" w:rsidRPr="7DBCA805">
        <w:rPr>
          <w:rFonts w:ascii="Times New Roman" w:hAnsi="Times New Roman" w:cs="Times New Roman"/>
          <w:sz w:val="24"/>
          <w:szCs w:val="24"/>
          <w:lang w:val="es-MX"/>
        </w:rPr>
        <w:t>;</w:t>
      </w:r>
      <w:r w:rsidRPr="7DBCA805">
        <w:rPr>
          <w:rFonts w:ascii="Times New Roman" w:hAnsi="Times New Roman" w:cs="Times New Roman"/>
          <w:sz w:val="24"/>
          <w:szCs w:val="24"/>
          <w:lang w:val="es-MX"/>
        </w:rPr>
        <w:t xml:space="preserve"> </w:t>
      </w:r>
      <w:r w:rsidR="03862474" w:rsidRPr="7DBCA805">
        <w:rPr>
          <w:rFonts w:ascii="Times New Roman" w:hAnsi="Times New Roman" w:cs="Times New Roman"/>
          <w:sz w:val="24"/>
          <w:szCs w:val="24"/>
          <w:lang w:val="es-MX"/>
        </w:rPr>
        <w:t>estos últimos, con una</w:t>
      </w:r>
      <w:r w:rsidRPr="7DBCA805">
        <w:rPr>
          <w:rFonts w:ascii="Times New Roman" w:hAnsi="Times New Roman" w:cs="Times New Roman"/>
          <w:sz w:val="24"/>
          <w:szCs w:val="24"/>
          <w:lang w:val="es-MX"/>
        </w:rPr>
        <w:t xml:space="preserve"> capacidad avanzada en sus funciones motoras y nerviosas. A lo largo de la historia, los seres conscientes han sufrido extinciones masivas, por lo que su evolución ha sido complicada. Hace 40 mil años, un grupo de seres conscientes y eucariotas </w:t>
      </w:r>
      <w:r w:rsidR="594B0E9B" w:rsidRPr="7DBCA805">
        <w:rPr>
          <w:rFonts w:ascii="Times New Roman" w:hAnsi="Times New Roman" w:cs="Times New Roman"/>
          <w:sz w:val="24"/>
          <w:szCs w:val="24"/>
          <w:lang w:val="es-MX"/>
        </w:rPr>
        <w:t>realizaron una simbiosis</w:t>
      </w:r>
      <w:r w:rsidRPr="7DBCA805">
        <w:rPr>
          <w:rFonts w:ascii="Times New Roman" w:hAnsi="Times New Roman" w:cs="Times New Roman"/>
          <w:sz w:val="24"/>
          <w:szCs w:val="24"/>
          <w:lang w:val="es-MX"/>
        </w:rPr>
        <w:t xml:space="preserve">, dando inicio al dominio </w:t>
      </w:r>
      <w:proofErr w:type="spellStart"/>
      <w:r w:rsidRPr="7DBCA805">
        <w:rPr>
          <w:rFonts w:ascii="Times New Roman" w:hAnsi="Times New Roman" w:cs="Times New Roman"/>
          <w:i/>
          <w:iCs/>
          <w:sz w:val="24"/>
          <w:szCs w:val="24"/>
          <w:lang w:val="es-MX"/>
        </w:rPr>
        <w:t>Eukascientia</w:t>
      </w:r>
      <w:proofErr w:type="spellEnd"/>
      <w:r w:rsidRPr="7DBCA805">
        <w:rPr>
          <w:rFonts w:ascii="Times New Roman" w:hAnsi="Times New Roman" w:cs="Times New Roman"/>
          <w:sz w:val="24"/>
          <w:szCs w:val="24"/>
          <w:lang w:val="es-MX"/>
        </w:rPr>
        <w:t xml:space="preserve">. Este orden biológico está compuesto por homínidos bípedos, que dominan el uso de </w:t>
      </w:r>
      <w:r w:rsidR="0264AEF0" w:rsidRPr="7DBCA805">
        <w:rPr>
          <w:rFonts w:ascii="Times New Roman" w:hAnsi="Times New Roman" w:cs="Times New Roman"/>
          <w:sz w:val="24"/>
          <w:szCs w:val="24"/>
          <w:lang w:val="es-MX"/>
        </w:rPr>
        <w:t xml:space="preserve">las </w:t>
      </w:r>
      <w:r w:rsidRPr="7DBCA805">
        <w:rPr>
          <w:rFonts w:ascii="Times New Roman" w:hAnsi="Times New Roman" w:cs="Times New Roman"/>
          <w:sz w:val="24"/>
          <w:szCs w:val="24"/>
          <w:lang w:val="es-MX"/>
        </w:rPr>
        <w:t xml:space="preserve">herramientas y </w:t>
      </w:r>
      <w:r w:rsidRPr="7DBCA805">
        <w:rPr>
          <w:rFonts w:ascii="Times New Roman" w:hAnsi="Times New Roman" w:cs="Times New Roman"/>
          <w:sz w:val="24"/>
          <w:szCs w:val="24"/>
          <w:lang w:val="es-MX"/>
        </w:rPr>
        <w:lastRenderedPageBreak/>
        <w:t>viven en sociedad. Actualmente</w:t>
      </w:r>
      <w:r w:rsidR="12885159" w:rsidRPr="7DBCA805">
        <w:rPr>
          <w:rFonts w:ascii="Times New Roman" w:hAnsi="Times New Roman" w:cs="Times New Roman"/>
          <w:sz w:val="24"/>
          <w:szCs w:val="24"/>
          <w:lang w:val="es-MX"/>
        </w:rPr>
        <w:t xml:space="preserve"> </w:t>
      </w:r>
      <w:r w:rsidRPr="7DBCA805">
        <w:rPr>
          <w:rFonts w:ascii="Times New Roman" w:hAnsi="Times New Roman" w:cs="Times New Roman"/>
          <w:sz w:val="24"/>
          <w:szCs w:val="24"/>
          <w:lang w:val="es-MX"/>
        </w:rPr>
        <w:t>conforma</w:t>
      </w:r>
      <w:r w:rsidR="4609056B" w:rsidRPr="7DBCA805">
        <w:rPr>
          <w:rFonts w:ascii="Times New Roman" w:hAnsi="Times New Roman" w:cs="Times New Roman"/>
          <w:sz w:val="24"/>
          <w:szCs w:val="24"/>
          <w:lang w:val="es-MX"/>
        </w:rPr>
        <w:t>n</w:t>
      </w:r>
      <w:r w:rsidRPr="7DBCA805">
        <w:rPr>
          <w:rFonts w:ascii="Times New Roman" w:hAnsi="Times New Roman" w:cs="Times New Roman"/>
          <w:sz w:val="24"/>
          <w:szCs w:val="24"/>
          <w:lang w:val="es-MX"/>
        </w:rPr>
        <w:t xml:space="preserve"> </w:t>
      </w:r>
      <w:r w:rsidR="5E32A909" w:rsidRPr="7DBCA805">
        <w:rPr>
          <w:rFonts w:ascii="Times New Roman" w:hAnsi="Times New Roman" w:cs="Times New Roman"/>
          <w:sz w:val="24"/>
          <w:szCs w:val="24"/>
          <w:lang w:val="es-MX"/>
        </w:rPr>
        <w:t xml:space="preserve">la </w:t>
      </w:r>
      <w:r w:rsidRPr="7DBCA805">
        <w:rPr>
          <w:rFonts w:ascii="Times New Roman" w:hAnsi="Times New Roman" w:cs="Times New Roman"/>
          <w:sz w:val="24"/>
          <w:szCs w:val="24"/>
          <w:lang w:val="es-MX"/>
        </w:rPr>
        <w:t xml:space="preserve">única especie pluricelular consciente en la Tierra. </w:t>
      </w:r>
    </w:p>
    <w:p w14:paraId="512D507E" w14:textId="1CC3D1D5" w:rsidR="00221A67" w:rsidRPr="001A67D0" w:rsidRDefault="007E0D72" w:rsidP="7DBCA805">
      <w:pPr>
        <w:ind w:firstLine="708"/>
        <w:jc w:val="both"/>
        <w:rPr>
          <w:rFonts w:ascii="Times New Roman" w:hAnsi="Times New Roman" w:cs="Times New Roman"/>
          <w:color w:val="000000" w:themeColor="text1"/>
          <w:sz w:val="24"/>
          <w:szCs w:val="24"/>
          <w:lang w:val="es-MX"/>
          <w:rPrChange w:id="205" w:author="Juan Camilo Bolaños Garcia" w:date="2023-05-04T21:48:00Z">
            <w:rPr>
              <w:rFonts w:ascii="Times New Roman" w:hAnsi="Times New Roman" w:cs="Times New Roman"/>
              <w:sz w:val="24"/>
              <w:szCs w:val="24"/>
              <w:lang w:val="es-MX"/>
            </w:rPr>
          </w:rPrChange>
        </w:rPr>
      </w:pPr>
      <w:r w:rsidRPr="7DBCA805">
        <w:rPr>
          <w:rFonts w:ascii="Times New Roman" w:hAnsi="Times New Roman" w:cs="Times New Roman"/>
          <w:sz w:val="24"/>
          <w:szCs w:val="24"/>
          <w:lang w:val="es-MX"/>
        </w:rPr>
        <w:t>Los humanos, denominados a</w:t>
      </w:r>
      <w:ins w:id="206" w:author="ISAAC MONTOYA LÓPEZ" w:date="2023-05-04T20:29:00Z">
        <w:r w:rsidR="0080726F">
          <w:rPr>
            <w:rFonts w:ascii="Times New Roman" w:hAnsi="Times New Roman" w:cs="Times New Roman"/>
            <w:sz w:val="24"/>
            <w:szCs w:val="24"/>
            <w:lang w:val="es-MX"/>
          </w:rPr>
          <w:t xml:space="preserve"> </w:t>
        </w:r>
      </w:ins>
      <w:r w:rsidRPr="7DBCA805">
        <w:rPr>
          <w:rFonts w:ascii="Times New Roman" w:hAnsi="Times New Roman" w:cs="Times New Roman"/>
          <w:sz w:val="24"/>
          <w:szCs w:val="24"/>
          <w:lang w:val="es-MX"/>
        </w:rPr>
        <w:t xml:space="preserve">sí mismos de esta manera, son seres belicosos. Son incontables las ocasiones en las que la violencia y la guerra han azotado despiadadamente a esta especie. Se podría decir que su avanzado desarrollo tecnológico se debe en gran medida a los intereses políticos </w:t>
      </w:r>
      <w:ins w:id="207" w:author="Juan Camilo Bolaños Garcia" w:date="2023-05-04T21:48:00Z">
        <w:r w:rsidR="001A67D0" w:rsidRPr="001A67D0">
          <w:rPr>
            <w:rFonts w:ascii="Times New Roman" w:hAnsi="Times New Roman" w:cs="Times New Roman"/>
            <w:color w:val="000000" w:themeColor="text1"/>
            <w:sz w:val="24"/>
            <w:szCs w:val="24"/>
            <w:lang w:val="es-MX"/>
            <w:rPrChange w:id="208" w:author="Juan Camilo Bolaños Garcia" w:date="2023-05-04T21:48:00Z">
              <w:rPr>
                <w:rFonts w:ascii="Times New Roman" w:hAnsi="Times New Roman" w:cs="Times New Roman"/>
                <w:sz w:val="24"/>
                <w:szCs w:val="24"/>
                <w:lang w:val="es-MX"/>
              </w:rPr>
            </w:rPrChange>
          </w:rPr>
          <w:t xml:space="preserve">sustentadas </w:t>
        </w:r>
      </w:ins>
      <w:commentRangeStart w:id="209"/>
      <w:r w:rsidRPr="7DBCA805">
        <w:rPr>
          <w:rFonts w:ascii="Times New Roman" w:hAnsi="Times New Roman" w:cs="Times New Roman"/>
          <w:sz w:val="24"/>
          <w:szCs w:val="24"/>
          <w:lang w:val="es-MX"/>
        </w:rPr>
        <w:t>en las guerras</w:t>
      </w:r>
      <w:commentRangeEnd w:id="209"/>
      <w:r w:rsidR="0080726F">
        <w:rPr>
          <w:rStyle w:val="Refdecomentario"/>
        </w:rPr>
        <w:commentReference w:id="209"/>
      </w:r>
      <w:r w:rsidRPr="7DBCA805">
        <w:rPr>
          <w:rFonts w:ascii="Times New Roman" w:hAnsi="Times New Roman" w:cs="Times New Roman"/>
          <w:sz w:val="24"/>
          <w:szCs w:val="24"/>
          <w:lang w:val="es-MX"/>
        </w:rPr>
        <w:t>. En el año 2001 d. C. (Después de Cristo), un atentado terrorista ocurre en Estados Unidos</w:t>
      </w:r>
      <w:r w:rsidR="570F9ACC" w:rsidRPr="7DBCA805">
        <w:rPr>
          <w:rFonts w:ascii="Times New Roman" w:hAnsi="Times New Roman" w:cs="Times New Roman"/>
          <w:sz w:val="24"/>
          <w:szCs w:val="24"/>
          <w:lang w:val="es-MX"/>
        </w:rPr>
        <w:t xml:space="preserve">, lo </w:t>
      </w:r>
      <w:ins w:id="210" w:author="ISAAC MONTOYA LÓPEZ" w:date="2023-05-04T20:30:00Z">
        <w:r w:rsidR="0080726F" w:rsidRPr="001A67D0">
          <w:rPr>
            <w:rFonts w:ascii="Times New Roman" w:hAnsi="Times New Roman" w:cs="Times New Roman"/>
            <w:color w:val="000000" w:themeColor="text1"/>
            <w:sz w:val="24"/>
            <w:szCs w:val="24"/>
            <w:lang w:val="es-MX"/>
            <w:rPrChange w:id="211" w:author="Juan Camilo Bolaños Garcia" w:date="2023-05-04T21:48:00Z">
              <w:rPr>
                <w:rFonts w:ascii="Times New Roman" w:hAnsi="Times New Roman" w:cs="Times New Roman"/>
                <w:sz w:val="24"/>
                <w:szCs w:val="24"/>
                <w:lang w:val="es-MX"/>
              </w:rPr>
            </w:rPrChange>
          </w:rPr>
          <w:t xml:space="preserve">que </w:t>
        </w:r>
      </w:ins>
      <w:r w:rsidR="570F9ACC" w:rsidRPr="7DBCA805">
        <w:rPr>
          <w:rFonts w:ascii="Times New Roman" w:hAnsi="Times New Roman" w:cs="Times New Roman"/>
          <w:sz w:val="24"/>
          <w:szCs w:val="24"/>
          <w:lang w:val="es-MX"/>
        </w:rPr>
        <w:t>desencadenaría una reacción militar de la OTAN (Organización del Tratado del Atlántico Norte).</w:t>
      </w:r>
    </w:p>
    <w:p w14:paraId="7AF5CF13" w14:textId="0E56DC6F" w:rsidR="007E0D72" w:rsidRDefault="007E0D72" w:rsidP="00DE049A">
      <w:pPr>
        <w:jc w:val="both"/>
        <w:rPr>
          <w:rFonts w:ascii="Times New Roman" w:hAnsi="Times New Roman" w:cs="Times New Roman"/>
          <w:sz w:val="24"/>
          <w:szCs w:val="24"/>
          <w:lang w:val="es-MX"/>
        </w:rPr>
      </w:pPr>
      <w:r w:rsidRPr="7DBCA805">
        <w:rPr>
          <w:rFonts w:ascii="Times New Roman" w:hAnsi="Times New Roman" w:cs="Times New Roman"/>
          <w:sz w:val="24"/>
          <w:szCs w:val="24"/>
          <w:lang w:val="es-MX"/>
        </w:rPr>
        <w:t xml:space="preserve"> </w:t>
      </w:r>
      <w:r>
        <w:tab/>
      </w:r>
      <w:r w:rsidR="00186F7C" w:rsidRPr="7DBCA805">
        <w:rPr>
          <w:rFonts w:ascii="Times New Roman" w:hAnsi="Times New Roman" w:cs="Times New Roman"/>
          <w:sz w:val="24"/>
          <w:szCs w:val="24"/>
          <w:lang w:val="es-MX"/>
        </w:rPr>
        <w:t>E</w:t>
      </w:r>
      <w:r w:rsidR="00DE049A" w:rsidRPr="7DBCA805">
        <w:rPr>
          <w:rFonts w:ascii="Times New Roman" w:hAnsi="Times New Roman" w:cs="Times New Roman"/>
          <w:sz w:val="24"/>
          <w:szCs w:val="24"/>
          <w:lang w:val="es-MX"/>
        </w:rPr>
        <w:t xml:space="preserve">n respuesta </w:t>
      </w:r>
      <w:r w:rsidRPr="7DBCA805">
        <w:rPr>
          <w:rFonts w:ascii="Times New Roman" w:hAnsi="Times New Roman" w:cs="Times New Roman"/>
          <w:sz w:val="24"/>
          <w:szCs w:val="24"/>
          <w:lang w:val="es-MX"/>
        </w:rPr>
        <w:t>al ataque</w:t>
      </w:r>
      <w:r w:rsidR="00DE049A" w:rsidRPr="7DBCA805">
        <w:rPr>
          <w:rFonts w:ascii="Times New Roman" w:hAnsi="Times New Roman" w:cs="Times New Roman"/>
          <w:sz w:val="24"/>
          <w:szCs w:val="24"/>
          <w:lang w:val="es-MX"/>
        </w:rPr>
        <w:t>, el gobierno estadounidense planeaba atacar Afganistán. Sin embargo, se formaron grupos de investigación científica conformado por los miembros de la OTAN</w:t>
      </w:r>
      <w:del w:id="212" w:author="ISAAC MONTOYA LÓPEZ" w:date="2023-05-04T20:30:00Z">
        <w:r w:rsidR="00DE049A" w:rsidRPr="7DBCA805" w:rsidDel="0080726F">
          <w:rPr>
            <w:rFonts w:ascii="Times New Roman" w:hAnsi="Times New Roman" w:cs="Times New Roman"/>
            <w:sz w:val="24"/>
            <w:szCs w:val="24"/>
            <w:lang w:val="es-MX"/>
          </w:rPr>
          <w:delText>,</w:delText>
        </w:r>
      </w:del>
      <w:r w:rsidR="00DE049A" w:rsidRPr="7DBCA805">
        <w:rPr>
          <w:rFonts w:ascii="Times New Roman" w:hAnsi="Times New Roman" w:cs="Times New Roman"/>
          <w:sz w:val="24"/>
          <w:szCs w:val="24"/>
          <w:lang w:val="es-MX"/>
        </w:rPr>
        <w:t xml:space="preserve"> con el fin de desarrollar un arma biológica y evitar enfrentamientos directos con los talibanes. </w:t>
      </w:r>
    </w:p>
    <w:p w14:paraId="48E2EFAD" w14:textId="77777777" w:rsidR="00221A67" w:rsidRDefault="00DE049A" w:rsidP="7DBCA805">
      <w:pPr>
        <w:ind w:firstLine="708"/>
        <w:jc w:val="both"/>
        <w:rPr>
          <w:rFonts w:ascii="Times New Roman" w:hAnsi="Times New Roman" w:cs="Times New Roman"/>
          <w:sz w:val="24"/>
          <w:szCs w:val="24"/>
          <w:lang w:val="es-MX"/>
        </w:rPr>
      </w:pPr>
      <w:commentRangeStart w:id="213"/>
      <w:r w:rsidRPr="7DBCA805">
        <w:rPr>
          <w:rFonts w:ascii="Times New Roman" w:hAnsi="Times New Roman" w:cs="Times New Roman"/>
          <w:sz w:val="24"/>
          <w:szCs w:val="24"/>
          <w:lang w:val="es-MX"/>
        </w:rPr>
        <w:t>En diciembre de 2001, un grupo de científicos británicos encontró una copia preservada del virus I-12</w:t>
      </w:r>
      <w:r w:rsidR="00E61E26" w:rsidRPr="7DBCA805">
        <w:rPr>
          <w:rFonts w:ascii="Times New Roman" w:hAnsi="Times New Roman" w:cs="Times New Roman"/>
          <w:sz w:val="24"/>
          <w:szCs w:val="24"/>
          <w:lang w:val="es-MX"/>
        </w:rPr>
        <w:t xml:space="preserve"> en la Antártida</w:t>
      </w:r>
      <w:r w:rsidRPr="7DBCA805">
        <w:rPr>
          <w:rFonts w:ascii="Times New Roman" w:hAnsi="Times New Roman" w:cs="Times New Roman"/>
          <w:sz w:val="24"/>
          <w:szCs w:val="24"/>
          <w:lang w:val="es-MX"/>
        </w:rPr>
        <w:t xml:space="preserve">, que luego fue enviada al laboratorio de </w:t>
      </w:r>
      <w:r w:rsidRPr="7DBCA805">
        <w:rPr>
          <w:rFonts w:ascii="Times New Roman" w:hAnsi="Times New Roman" w:cs="Times New Roman"/>
          <w:i/>
          <w:iCs/>
          <w:sz w:val="24"/>
          <w:szCs w:val="24"/>
          <w:lang w:val="es-MX"/>
        </w:rPr>
        <w:t>BiotechnicaNow</w:t>
      </w:r>
      <w:r w:rsidRPr="7DBCA805">
        <w:rPr>
          <w:rFonts w:ascii="Times New Roman" w:hAnsi="Times New Roman" w:cs="Times New Roman"/>
          <w:sz w:val="24"/>
          <w:szCs w:val="24"/>
          <w:lang w:val="es-MX"/>
        </w:rPr>
        <w:t xml:space="preserve"> en Constanza (Alemania). Allí, se logró encontrar las propiedades de modificación genética ofrecidas por el virus. Aquel hallazgo inició el proyecto </w:t>
      </w:r>
      <w:r w:rsidRPr="7DBCA805">
        <w:rPr>
          <w:rFonts w:ascii="Times New Roman" w:hAnsi="Times New Roman" w:cs="Times New Roman"/>
          <w:i/>
          <w:iCs/>
          <w:sz w:val="24"/>
          <w:szCs w:val="24"/>
          <w:lang w:val="es-MX"/>
        </w:rPr>
        <w:t xml:space="preserve">Eastern Silence </w:t>
      </w:r>
      <w:r w:rsidRPr="7DBCA805">
        <w:rPr>
          <w:rFonts w:ascii="Times New Roman" w:hAnsi="Times New Roman" w:cs="Times New Roman"/>
          <w:sz w:val="24"/>
          <w:szCs w:val="24"/>
          <w:lang w:val="es-MX"/>
        </w:rPr>
        <w:t>(silencio del Oriente),</w:t>
      </w:r>
      <w:r w:rsidR="00CD43E3" w:rsidRPr="7DBCA805">
        <w:rPr>
          <w:rFonts w:ascii="Times New Roman" w:hAnsi="Times New Roman" w:cs="Times New Roman"/>
          <w:sz w:val="24"/>
          <w:szCs w:val="24"/>
          <w:lang w:val="es-MX"/>
        </w:rPr>
        <w:t xml:space="preserve"> liderado por el Dr. Efrain </w:t>
      </w:r>
      <w:r w:rsidR="00CD43E3" w:rsidRPr="7DBCA805">
        <w:rPr>
          <w:rFonts w:ascii="Times New Roman" w:hAnsi="Times New Roman" w:cs="Times New Roman"/>
          <w:sz w:val="24"/>
          <w:szCs w:val="24"/>
        </w:rPr>
        <w:t>Müller</w:t>
      </w:r>
      <w:r w:rsidR="00CD43E3" w:rsidRPr="7DBCA805">
        <w:rPr>
          <w:rFonts w:ascii="Times New Roman" w:eastAsia="DengXian" w:hAnsi="Times New Roman" w:cs="Times New Roman"/>
          <w:sz w:val="24"/>
          <w:szCs w:val="24"/>
          <w:lang w:val="es-MX" w:eastAsia="zh-CN"/>
        </w:rPr>
        <w:t>,</w:t>
      </w:r>
      <w:r w:rsidRPr="7DBCA805">
        <w:rPr>
          <w:rFonts w:ascii="Times New Roman" w:hAnsi="Times New Roman" w:cs="Times New Roman"/>
          <w:sz w:val="24"/>
          <w:szCs w:val="24"/>
          <w:lang w:val="es-MX"/>
        </w:rPr>
        <w:t xml:space="preserve"> donde </w:t>
      </w:r>
      <w:r w:rsidR="00E61E26" w:rsidRPr="7DBCA805">
        <w:rPr>
          <w:rFonts w:ascii="Times New Roman" w:hAnsi="Times New Roman" w:cs="Times New Roman"/>
          <w:sz w:val="24"/>
          <w:szCs w:val="24"/>
          <w:lang w:val="es-MX"/>
        </w:rPr>
        <w:t>el ADN de una</w:t>
      </w:r>
      <w:r w:rsidRPr="7DBCA805">
        <w:rPr>
          <w:rFonts w:ascii="Times New Roman" w:hAnsi="Times New Roman" w:cs="Times New Roman"/>
          <w:sz w:val="24"/>
          <w:szCs w:val="24"/>
          <w:lang w:val="es-MX"/>
        </w:rPr>
        <w:t xml:space="preserve"> bacteria </w:t>
      </w:r>
      <w:r w:rsidRPr="7DBCA805">
        <w:rPr>
          <w:rFonts w:ascii="Times New Roman" w:hAnsi="Times New Roman" w:cs="Times New Roman"/>
          <w:i/>
          <w:iCs/>
          <w:sz w:val="24"/>
          <w:szCs w:val="24"/>
          <w:lang w:val="es-MX"/>
        </w:rPr>
        <w:t>Staphylococcus aureus</w:t>
      </w:r>
      <w:r w:rsidRPr="7DBCA805">
        <w:rPr>
          <w:rFonts w:ascii="Times New Roman" w:hAnsi="Times New Roman" w:cs="Times New Roman"/>
          <w:sz w:val="24"/>
          <w:szCs w:val="24"/>
          <w:lang w:val="es-MX"/>
        </w:rPr>
        <w:t xml:space="preserve"> </w:t>
      </w:r>
      <w:r w:rsidR="00E61E26" w:rsidRPr="7DBCA805">
        <w:rPr>
          <w:rFonts w:ascii="Times New Roman" w:hAnsi="Times New Roman" w:cs="Times New Roman"/>
          <w:sz w:val="24"/>
          <w:szCs w:val="24"/>
          <w:lang w:val="es-MX"/>
        </w:rPr>
        <w:t>fue alterado y comenzó una evolución forzada del ser unicelular.</w:t>
      </w:r>
      <w:commentRangeEnd w:id="213"/>
      <w:r w:rsidR="0080726F">
        <w:rPr>
          <w:rStyle w:val="Refdecomentario"/>
        </w:rPr>
        <w:commentReference w:id="213"/>
      </w:r>
    </w:p>
    <w:p w14:paraId="6AFF1FAC" w14:textId="6EE54689" w:rsidR="001C1A3A" w:rsidRDefault="00E61E26" w:rsidP="00DE049A">
      <w:pPr>
        <w:jc w:val="both"/>
        <w:rPr>
          <w:rFonts w:ascii="Times New Roman" w:hAnsi="Times New Roman" w:cs="Times New Roman"/>
          <w:sz w:val="24"/>
          <w:szCs w:val="24"/>
          <w:lang w:val="es-MX"/>
        </w:rPr>
      </w:pPr>
      <w:r w:rsidRPr="7DBCA805">
        <w:rPr>
          <w:rFonts w:ascii="Times New Roman" w:hAnsi="Times New Roman" w:cs="Times New Roman"/>
          <w:sz w:val="24"/>
          <w:szCs w:val="24"/>
          <w:lang w:val="es-MX"/>
        </w:rPr>
        <w:t xml:space="preserve"> </w:t>
      </w:r>
      <w:r>
        <w:tab/>
      </w:r>
      <w:r w:rsidRPr="7DBCA805">
        <w:rPr>
          <w:rFonts w:ascii="Times New Roman" w:hAnsi="Times New Roman" w:cs="Times New Roman"/>
          <w:sz w:val="24"/>
          <w:szCs w:val="24"/>
          <w:lang w:val="es-MX"/>
        </w:rPr>
        <w:t xml:space="preserve">Sin embargo, la alteración genética no pudo ser parada por los investigadores, y en menos de media hora la bacteria infectada había logrado duplicarse cientos de miles de veces. </w:t>
      </w:r>
      <w:commentRangeStart w:id="214"/>
      <w:r w:rsidRPr="7DBCA805">
        <w:rPr>
          <w:rFonts w:ascii="Times New Roman" w:hAnsi="Times New Roman" w:cs="Times New Roman"/>
          <w:sz w:val="24"/>
          <w:szCs w:val="24"/>
          <w:lang w:val="es-MX"/>
        </w:rPr>
        <w:t>Como consecuencia, el labo</w:t>
      </w:r>
      <w:r w:rsidR="00336246" w:rsidRPr="7DBCA805">
        <w:rPr>
          <w:rFonts w:ascii="Times New Roman" w:hAnsi="Times New Roman" w:cs="Times New Roman"/>
          <w:sz w:val="24"/>
          <w:szCs w:val="24"/>
          <w:lang w:val="es-MX"/>
        </w:rPr>
        <w:t>ratorio fue detonado por una bomba que contenía en su interior, pero las copias de las bacterias lograron apropiarse del cuerpo de una científica.</w:t>
      </w:r>
      <w:commentRangeEnd w:id="214"/>
      <w:r w:rsidR="0080726F">
        <w:rPr>
          <w:rStyle w:val="Refdecomentario"/>
        </w:rPr>
        <w:commentReference w:id="214"/>
      </w:r>
    </w:p>
    <w:p w14:paraId="1A013F2F" w14:textId="6663D934" w:rsidR="00CD43E3" w:rsidRPr="00DE049A" w:rsidRDefault="00CD43E3" w:rsidP="0080726F">
      <w:pPr>
        <w:ind w:firstLine="708"/>
        <w:jc w:val="both"/>
        <w:rPr>
          <w:rFonts w:ascii="Times New Roman" w:hAnsi="Times New Roman" w:cs="Times New Roman"/>
          <w:sz w:val="24"/>
          <w:szCs w:val="24"/>
          <w:lang w:val="es-MX"/>
        </w:rPr>
      </w:pPr>
      <w:r w:rsidRPr="7DBCA805">
        <w:rPr>
          <w:rFonts w:ascii="Times New Roman" w:hAnsi="Times New Roman" w:cs="Times New Roman"/>
          <w:sz w:val="24"/>
          <w:szCs w:val="24"/>
          <w:lang w:val="es-MX"/>
        </w:rPr>
        <w:t>Dicha científica comenzó a experimentar una pérdida progresiva de sus capacidades motoras, hasta el punto de que la infección de las bacterias alcanzó su cerebro</w:t>
      </w:r>
      <w:r w:rsidR="0F4DE99A" w:rsidRPr="7DBCA805">
        <w:rPr>
          <w:rFonts w:ascii="Times New Roman" w:hAnsi="Times New Roman" w:cs="Times New Roman"/>
          <w:sz w:val="24"/>
          <w:szCs w:val="24"/>
          <w:lang w:val="es-MX"/>
        </w:rPr>
        <w:t>. Debido a que todos los envueltos en el proyecto estaban siendo monitoreados, l</w:t>
      </w:r>
      <w:r w:rsidR="5A3BC971" w:rsidRPr="7DBCA805">
        <w:rPr>
          <w:rFonts w:ascii="Times New Roman" w:hAnsi="Times New Roman" w:cs="Times New Roman"/>
          <w:sz w:val="24"/>
          <w:szCs w:val="24"/>
          <w:lang w:val="es-MX"/>
        </w:rPr>
        <w:t>as autoridades alemanas informaron del caso para deshacerse del cuerpo de la científica. Al final, se decidió transportarlo</w:t>
      </w:r>
      <w:r w:rsidR="33ABD7C8" w:rsidRPr="7DBCA805">
        <w:rPr>
          <w:rFonts w:ascii="Times New Roman" w:hAnsi="Times New Roman" w:cs="Times New Roman"/>
          <w:sz w:val="24"/>
          <w:szCs w:val="24"/>
          <w:lang w:val="es-MX"/>
        </w:rPr>
        <w:t xml:space="preserve"> en un avión privad</w:t>
      </w:r>
      <w:ins w:id="215" w:author="ISAAC MONTOYA LÓPEZ" w:date="2023-05-04T20:36:00Z">
        <w:r w:rsidR="0080726F">
          <w:rPr>
            <w:rFonts w:ascii="Times New Roman" w:hAnsi="Times New Roman" w:cs="Times New Roman"/>
            <w:sz w:val="24"/>
            <w:szCs w:val="24"/>
            <w:lang w:val="es-MX"/>
          </w:rPr>
          <w:t>o</w:t>
        </w:r>
      </w:ins>
      <w:del w:id="216" w:author="ISAAC MONTOYA LÓPEZ" w:date="2023-05-04T20:36:00Z">
        <w:r w:rsidR="33ABD7C8" w:rsidRPr="7DBCA805" w:rsidDel="0080726F">
          <w:rPr>
            <w:rFonts w:ascii="Times New Roman" w:hAnsi="Times New Roman" w:cs="Times New Roman"/>
            <w:sz w:val="24"/>
            <w:szCs w:val="24"/>
            <w:lang w:val="es-MX"/>
          </w:rPr>
          <w:delText>a</w:delText>
        </w:r>
      </w:del>
      <w:r w:rsidR="33ABD7C8" w:rsidRPr="7DBCA805">
        <w:rPr>
          <w:rFonts w:ascii="Times New Roman" w:hAnsi="Times New Roman" w:cs="Times New Roman"/>
          <w:sz w:val="24"/>
          <w:szCs w:val="24"/>
          <w:lang w:val="es-MX"/>
        </w:rPr>
        <w:t xml:space="preserve"> hacia Sudáfrica, para así realizar las investigaciones pertinentes y evitar una epidemia en Europa. No obstante, aquel avión presentó fallas a medio vuelo,</w:t>
      </w:r>
      <w:r w:rsidR="10C51688" w:rsidRPr="7DBCA805">
        <w:rPr>
          <w:rFonts w:ascii="Times New Roman" w:hAnsi="Times New Roman" w:cs="Times New Roman"/>
          <w:sz w:val="24"/>
          <w:szCs w:val="24"/>
          <w:lang w:val="es-MX"/>
        </w:rPr>
        <w:t xml:space="preserve"> </w:t>
      </w:r>
      <w:del w:id="217" w:author="ISAAC MONTOYA LÓPEZ" w:date="2023-05-04T20:36:00Z">
        <w:r w:rsidR="10C51688" w:rsidRPr="7DBCA805" w:rsidDel="0080726F">
          <w:rPr>
            <w:rFonts w:ascii="Times New Roman" w:hAnsi="Times New Roman" w:cs="Times New Roman"/>
            <w:sz w:val="24"/>
            <w:szCs w:val="24"/>
            <w:lang w:val="es-MX"/>
          </w:rPr>
          <w:delText>chocando contra</w:delText>
        </w:r>
      </w:del>
      <w:ins w:id="218" w:author="ISAAC MONTOYA LÓPEZ" w:date="2023-05-04T20:36:00Z">
        <w:r w:rsidR="0080726F" w:rsidRPr="7DBCA805">
          <w:rPr>
            <w:rFonts w:ascii="Times New Roman" w:hAnsi="Times New Roman" w:cs="Times New Roman"/>
            <w:sz w:val="24"/>
            <w:szCs w:val="24"/>
            <w:lang w:val="es-MX"/>
          </w:rPr>
          <w:t xml:space="preserve">chocando </w:t>
        </w:r>
        <w:r w:rsidR="0080726F">
          <w:rPr>
            <w:rFonts w:ascii="Times New Roman" w:hAnsi="Times New Roman" w:cs="Times New Roman"/>
            <w:sz w:val="24"/>
            <w:szCs w:val="24"/>
            <w:lang w:val="es-MX"/>
          </w:rPr>
          <w:t>en</w:t>
        </w:r>
      </w:ins>
      <w:r w:rsidR="10C51688" w:rsidRPr="7DBCA805">
        <w:rPr>
          <w:rFonts w:ascii="Times New Roman" w:hAnsi="Times New Roman" w:cs="Times New Roman"/>
          <w:sz w:val="24"/>
          <w:szCs w:val="24"/>
          <w:lang w:val="es-MX"/>
        </w:rPr>
        <w:t xml:space="preserve"> suelo keniata. </w:t>
      </w:r>
    </w:p>
    <w:p w14:paraId="310EE4FD" w14:textId="77777777" w:rsidR="001C1A3A" w:rsidRDefault="001C1A3A" w:rsidP="001C1A3A">
      <w:pPr>
        <w:rPr>
          <w:rFonts w:ascii="Times New Roman" w:hAnsi="Times New Roman" w:cs="Times New Roman"/>
          <w:b/>
          <w:bCs/>
          <w:sz w:val="24"/>
          <w:szCs w:val="24"/>
          <w:lang w:val="es-MX"/>
        </w:rPr>
      </w:pPr>
    </w:p>
    <w:p w14:paraId="3D00E249" w14:textId="68187D7B" w:rsidR="00186F7C" w:rsidRDefault="00186F7C" w:rsidP="00186F7C">
      <w:pPr>
        <w:pStyle w:val="Ttulo1"/>
        <w:rPr>
          <w:lang w:val="es-MX"/>
        </w:rPr>
      </w:pPr>
      <w:bookmarkStart w:id="219" w:name="_Toc21441589"/>
      <w:r w:rsidRPr="63A0941F">
        <w:rPr>
          <w:lang w:val="es-MX"/>
        </w:rPr>
        <w:t>Ethos</w:t>
      </w:r>
      <w:bookmarkEnd w:id="219"/>
    </w:p>
    <w:p w14:paraId="22BCE781" w14:textId="0539829E" w:rsidR="001C1A3A" w:rsidRPr="001C1A3A" w:rsidRDefault="00186F7C" w:rsidP="00DE049A">
      <w:pPr>
        <w:jc w:val="both"/>
        <w:rPr>
          <w:rFonts w:ascii="Times New Roman" w:hAnsi="Times New Roman" w:cs="Times New Roman"/>
          <w:sz w:val="24"/>
          <w:szCs w:val="24"/>
          <w:lang w:val="es-MX"/>
        </w:rPr>
      </w:pPr>
      <w:r w:rsidRPr="63A0941F">
        <w:rPr>
          <w:rFonts w:ascii="Times New Roman" w:hAnsi="Times New Roman" w:cs="Times New Roman"/>
          <w:sz w:val="24"/>
          <w:szCs w:val="24"/>
          <w:lang w:val="es-MX"/>
        </w:rPr>
        <w:t>A</w:t>
      </w:r>
      <w:r w:rsidR="001C1A3A" w:rsidRPr="63A0941F">
        <w:rPr>
          <w:rFonts w:ascii="Times New Roman" w:hAnsi="Times New Roman" w:cs="Times New Roman"/>
          <w:sz w:val="24"/>
          <w:szCs w:val="24"/>
          <w:lang w:val="es-MX"/>
        </w:rPr>
        <w:t xml:space="preserve"> pesar de que las bacterias posean consciencia, el hecho de ser unicelulares facilita que el virus I-12 las controle fácilmente. Todo lo que realizan los seres pertenecientes al </w:t>
      </w:r>
      <w:r w:rsidR="00DE049A" w:rsidRPr="63A0941F">
        <w:rPr>
          <w:rFonts w:ascii="Times New Roman" w:hAnsi="Times New Roman" w:cs="Times New Roman"/>
          <w:sz w:val="24"/>
          <w:szCs w:val="24"/>
          <w:lang w:val="es-MX"/>
        </w:rPr>
        <w:t>reino</w:t>
      </w:r>
      <w:r w:rsidR="001C1A3A" w:rsidRPr="63A0941F">
        <w:rPr>
          <w:rFonts w:ascii="Times New Roman" w:hAnsi="Times New Roman" w:cs="Times New Roman"/>
          <w:sz w:val="24"/>
          <w:szCs w:val="24"/>
          <w:lang w:val="es-MX"/>
        </w:rPr>
        <w:t xml:space="preserve"> </w:t>
      </w:r>
      <w:r w:rsidR="001C1A3A" w:rsidRPr="63A0941F">
        <w:rPr>
          <w:rFonts w:ascii="Times New Roman" w:hAnsi="Times New Roman" w:cs="Times New Roman"/>
          <w:i/>
          <w:iCs/>
          <w:sz w:val="24"/>
          <w:szCs w:val="24"/>
          <w:lang w:val="es-MX"/>
        </w:rPr>
        <w:t xml:space="preserve">Bascientia </w:t>
      </w:r>
      <w:r w:rsidR="001C1A3A" w:rsidRPr="63A0941F">
        <w:rPr>
          <w:rFonts w:ascii="Times New Roman" w:hAnsi="Times New Roman" w:cs="Times New Roman"/>
          <w:sz w:val="24"/>
          <w:szCs w:val="24"/>
          <w:lang w:val="es-MX"/>
        </w:rPr>
        <w:t xml:space="preserve">es en pro de volver al </w:t>
      </w:r>
      <w:commentRangeStart w:id="220"/>
      <w:r w:rsidR="001C1A3A" w:rsidRPr="63A0941F">
        <w:rPr>
          <w:rFonts w:ascii="Times New Roman" w:hAnsi="Times New Roman" w:cs="Times New Roman"/>
          <w:sz w:val="24"/>
          <w:szCs w:val="24"/>
          <w:lang w:val="es-MX"/>
        </w:rPr>
        <w:t xml:space="preserve">Caldo Primitivo. </w:t>
      </w:r>
      <w:commentRangeEnd w:id="220"/>
      <w:r w:rsidR="0080726F">
        <w:rPr>
          <w:rStyle w:val="Refdecomentario"/>
        </w:rPr>
        <w:commentReference w:id="220"/>
      </w:r>
      <w:r w:rsidR="001C1A3A" w:rsidRPr="63A0941F">
        <w:rPr>
          <w:rFonts w:ascii="Times New Roman" w:hAnsi="Times New Roman" w:cs="Times New Roman"/>
          <w:sz w:val="24"/>
          <w:szCs w:val="24"/>
          <w:lang w:val="es-MX"/>
        </w:rPr>
        <w:t>Con respecto a la pseudo-sociedad bacteriana, se podría decir que está dividida en clases sociales</w:t>
      </w:r>
      <w:r w:rsidR="379B2CEF" w:rsidRPr="63A0941F">
        <w:rPr>
          <w:rFonts w:ascii="Times New Roman" w:hAnsi="Times New Roman" w:cs="Times New Roman"/>
          <w:sz w:val="24"/>
          <w:szCs w:val="24"/>
          <w:lang w:val="es-MX"/>
        </w:rPr>
        <w:t>, donde las bacterias se clasifican según sus capacidades biológicas</w:t>
      </w:r>
      <w:r w:rsidR="001C1A3A" w:rsidRPr="63A0941F">
        <w:rPr>
          <w:rFonts w:ascii="Times New Roman" w:hAnsi="Times New Roman" w:cs="Times New Roman"/>
          <w:sz w:val="24"/>
          <w:szCs w:val="24"/>
          <w:lang w:val="es-MX"/>
        </w:rPr>
        <w:t>. Un claro ejemplo de esto</w:t>
      </w:r>
      <w:r w:rsidR="00DE049A" w:rsidRPr="63A0941F">
        <w:rPr>
          <w:rFonts w:ascii="Times New Roman" w:hAnsi="Times New Roman" w:cs="Times New Roman"/>
          <w:sz w:val="24"/>
          <w:szCs w:val="24"/>
          <w:lang w:val="es-MX"/>
        </w:rPr>
        <w:t xml:space="preserve"> es cómo las bacterias fotoautótrofas controlan seres del reino vegetal</w:t>
      </w:r>
      <w:r w:rsidR="009B20A5" w:rsidRPr="63A0941F">
        <w:rPr>
          <w:rFonts w:ascii="Times New Roman" w:hAnsi="Times New Roman" w:cs="Times New Roman"/>
          <w:sz w:val="24"/>
          <w:szCs w:val="24"/>
          <w:lang w:val="es-MX"/>
        </w:rPr>
        <w:t xml:space="preserve">, gracias a que sus capacidades permiten </w:t>
      </w:r>
      <w:r w:rsidR="00CD43E3" w:rsidRPr="63A0941F">
        <w:rPr>
          <w:rFonts w:ascii="Times New Roman" w:hAnsi="Times New Roman" w:cs="Times New Roman"/>
          <w:sz w:val="24"/>
          <w:szCs w:val="24"/>
          <w:lang w:val="es-MX"/>
        </w:rPr>
        <w:t>una simbiosis</w:t>
      </w:r>
      <w:r w:rsidR="009B20A5" w:rsidRPr="63A0941F">
        <w:rPr>
          <w:rFonts w:ascii="Times New Roman" w:hAnsi="Times New Roman" w:cs="Times New Roman"/>
          <w:sz w:val="24"/>
          <w:szCs w:val="24"/>
          <w:lang w:val="es-MX"/>
        </w:rPr>
        <w:t xml:space="preserve"> con las plantas. </w:t>
      </w:r>
    </w:p>
    <w:p w14:paraId="5FF63BEF" w14:textId="0D2259B9" w:rsidR="001C1A3A" w:rsidRDefault="7B306316" w:rsidP="7DBCA805">
      <w:pPr>
        <w:ind w:firstLine="708"/>
        <w:jc w:val="both"/>
        <w:rPr>
          <w:rFonts w:ascii="Times New Roman" w:hAnsi="Times New Roman" w:cs="Times New Roman"/>
          <w:sz w:val="24"/>
          <w:szCs w:val="24"/>
          <w:lang w:val="es-MX"/>
        </w:rPr>
      </w:pPr>
      <w:r w:rsidRPr="7DBCA805">
        <w:rPr>
          <w:rFonts w:ascii="Times New Roman" w:hAnsi="Times New Roman" w:cs="Times New Roman"/>
          <w:sz w:val="24"/>
          <w:szCs w:val="24"/>
          <w:lang w:val="es-MX"/>
        </w:rPr>
        <w:t>Los científicos humanos no han encontrado una bacteria consciente capaz de utilizar la habilidad otorgada por el viru</w:t>
      </w:r>
      <w:r w:rsidR="63CE8E7A" w:rsidRPr="7DBCA805">
        <w:rPr>
          <w:rFonts w:ascii="Times New Roman" w:hAnsi="Times New Roman" w:cs="Times New Roman"/>
          <w:sz w:val="24"/>
          <w:szCs w:val="24"/>
          <w:lang w:val="es-MX"/>
        </w:rPr>
        <w:t xml:space="preserve">s de forma autónoma. </w:t>
      </w:r>
    </w:p>
    <w:p w14:paraId="49BA43BE" w14:textId="078E58C9" w:rsidR="00186F7C" w:rsidRDefault="00186F7C" w:rsidP="00186F7C">
      <w:pPr>
        <w:pStyle w:val="Ttulo1"/>
        <w:rPr>
          <w:lang w:val="es-MX"/>
        </w:rPr>
      </w:pPr>
      <w:bookmarkStart w:id="221" w:name="_Toc649596341"/>
      <w:r w:rsidRPr="63A0941F">
        <w:rPr>
          <w:lang w:val="es-MX"/>
        </w:rPr>
        <w:t>Topos</w:t>
      </w:r>
      <w:bookmarkEnd w:id="221"/>
    </w:p>
    <w:p w14:paraId="5C637B62" w14:textId="22CFD23F" w:rsidR="001C1A3A" w:rsidRDefault="00186F7C" w:rsidP="00DE049A">
      <w:pPr>
        <w:jc w:val="both"/>
        <w:rPr>
          <w:rFonts w:ascii="Times New Roman" w:hAnsi="Times New Roman" w:cs="Times New Roman"/>
          <w:sz w:val="24"/>
          <w:szCs w:val="24"/>
          <w:lang w:val="es-MX"/>
        </w:rPr>
      </w:pPr>
      <w:r w:rsidRPr="63A0941F">
        <w:rPr>
          <w:rFonts w:ascii="Times New Roman" w:hAnsi="Times New Roman" w:cs="Times New Roman"/>
          <w:sz w:val="24"/>
          <w:szCs w:val="24"/>
          <w:lang w:val="es-MX"/>
        </w:rPr>
        <w:t>L</w:t>
      </w:r>
      <w:r w:rsidR="001C1A3A" w:rsidRPr="63A0941F">
        <w:rPr>
          <w:rFonts w:ascii="Times New Roman" w:hAnsi="Times New Roman" w:cs="Times New Roman"/>
          <w:sz w:val="24"/>
          <w:szCs w:val="24"/>
          <w:lang w:val="es-MX"/>
        </w:rPr>
        <w:t>a historia principal se desarrolla a inicios del siglo XXI, en el planeta Tierra. El continente más importante para la historia será el africano.</w:t>
      </w:r>
      <w:r w:rsidR="00221A67" w:rsidRPr="63A0941F">
        <w:rPr>
          <w:rFonts w:ascii="Times New Roman" w:hAnsi="Times New Roman" w:cs="Times New Roman"/>
          <w:sz w:val="24"/>
          <w:szCs w:val="24"/>
          <w:lang w:val="es-MX"/>
        </w:rPr>
        <w:t xml:space="preserve"> El lugar de la infección comienza en el África subsahariana, por lo que los bosques tropicales y la</w:t>
      </w:r>
      <w:del w:id="222" w:author="ISAAC MONTOYA LÓPEZ" w:date="2023-05-04T20:38:00Z">
        <w:r w:rsidR="00221A67" w:rsidRPr="63A0941F" w:rsidDel="00F42622">
          <w:rPr>
            <w:rFonts w:ascii="Times New Roman" w:hAnsi="Times New Roman" w:cs="Times New Roman"/>
            <w:sz w:val="24"/>
            <w:szCs w:val="24"/>
            <w:lang w:val="es-MX"/>
          </w:rPr>
          <w:delText>s</w:delText>
        </w:r>
      </w:del>
      <w:r w:rsidR="00221A67" w:rsidRPr="63A0941F">
        <w:rPr>
          <w:rFonts w:ascii="Times New Roman" w:hAnsi="Times New Roman" w:cs="Times New Roman"/>
          <w:sz w:val="24"/>
          <w:szCs w:val="24"/>
          <w:lang w:val="es-MX"/>
        </w:rPr>
        <w:t xml:space="preserve"> sabana</w:t>
      </w:r>
      <w:ins w:id="223" w:author="ISAAC MONTOYA LÓPEZ" w:date="2023-05-04T20:38:00Z">
        <w:r w:rsidR="00F42622">
          <w:rPr>
            <w:rFonts w:ascii="Times New Roman" w:hAnsi="Times New Roman" w:cs="Times New Roman"/>
            <w:sz w:val="24"/>
            <w:szCs w:val="24"/>
            <w:lang w:val="es-MX"/>
          </w:rPr>
          <w:t xml:space="preserve"> </w:t>
        </w:r>
      </w:ins>
      <w:del w:id="224" w:author="ISAAC MONTOYA LÓPEZ" w:date="2023-05-04T20:38:00Z">
        <w:r w:rsidR="00221A67" w:rsidRPr="63A0941F" w:rsidDel="00F42622">
          <w:rPr>
            <w:rFonts w:ascii="Times New Roman" w:hAnsi="Times New Roman" w:cs="Times New Roman"/>
            <w:sz w:val="24"/>
            <w:szCs w:val="24"/>
            <w:lang w:val="es-MX"/>
          </w:rPr>
          <w:delText xml:space="preserve">s </w:delText>
        </w:r>
      </w:del>
      <w:r w:rsidR="00221A67" w:rsidRPr="63A0941F">
        <w:rPr>
          <w:rFonts w:ascii="Times New Roman" w:hAnsi="Times New Roman" w:cs="Times New Roman"/>
          <w:sz w:val="24"/>
          <w:szCs w:val="24"/>
          <w:lang w:val="es-MX"/>
        </w:rPr>
        <w:t xml:space="preserve">son los principales biomas donde hay presencia de bacterias conscientes. </w:t>
      </w:r>
    </w:p>
    <w:p w14:paraId="12964C37" w14:textId="652D34AC" w:rsidR="00E61E26" w:rsidRDefault="487E0C03" w:rsidP="7DBCA805">
      <w:pPr>
        <w:ind w:firstLine="708"/>
        <w:jc w:val="both"/>
        <w:rPr>
          <w:rFonts w:ascii="Times New Roman" w:hAnsi="Times New Roman" w:cs="Times New Roman"/>
          <w:sz w:val="24"/>
          <w:szCs w:val="24"/>
          <w:lang w:val="es-MX"/>
        </w:rPr>
      </w:pPr>
      <w:r w:rsidRPr="7DBCA805">
        <w:rPr>
          <w:rFonts w:ascii="Times New Roman" w:hAnsi="Times New Roman" w:cs="Times New Roman"/>
          <w:sz w:val="24"/>
          <w:szCs w:val="24"/>
          <w:lang w:val="es-MX"/>
        </w:rPr>
        <w:t xml:space="preserve">También existen otras ubicaciones importantes, tales como los laboratorios establecidos por la ONU, ubicados en lugares remotos del planeta (desierto de </w:t>
      </w:r>
      <w:r w:rsidR="01408CF3" w:rsidRPr="7DBCA805">
        <w:rPr>
          <w:rFonts w:ascii="Times New Roman" w:hAnsi="Times New Roman" w:cs="Times New Roman"/>
          <w:sz w:val="24"/>
          <w:szCs w:val="24"/>
          <w:lang w:val="es-MX"/>
        </w:rPr>
        <w:t>Atac</w:t>
      </w:r>
      <w:r w:rsidRPr="7DBCA805">
        <w:rPr>
          <w:rFonts w:ascii="Times New Roman" w:hAnsi="Times New Roman" w:cs="Times New Roman"/>
          <w:sz w:val="24"/>
          <w:szCs w:val="24"/>
          <w:lang w:val="es-MX"/>
        </w:rPr>
        <w:t>a</w:t>
      </w:r>
      <w:r w:rsidR="01408CF3" w:rsidRPr="7DBCA805">
        <w:rPr>
          <w:rFonts w:ascii="Times New Roman" w:hAnsi="Times New Roman" w:cs="Times New Roman"/>
          <w:sz w:val="24"/>
          <w:szCs w:val="24"/>
          <w:lang w:val="es-MX"/>
        </w:rPr>
        <w:t>ma</w:t>
      </w:r>
      <w:r w:rsidRPr="7DBCA805">
        <w:rPr>
          <w:rFonts w:ascii="Times New Roman" w:hAnsi="Times New Roman" w:cs="Times New Roman"/>
          <w:sz w:val="24"/>
          <w:szCs w:val="24"/>
          <w:lang w:val="es-MX"/>
        </w:rPr>
        <w:t>, Siberia O</w:t>
      </w:r>
      <w:r w:rsidR="59A83705" w:rsidRPr="7DBCA805">
        <w:rPr>
          <w:rFonts w:ascii="Times New Roman" w:hAnsi="Times New Roman" w:cs="Times New Roman"/>
          <w:sz w:val="24"/>
          <w:szCs w:val="24"/>
          <w:lang w:val="es-MX"/>
        </w:rPr>
        <w:t>riental</w:t>
      </w:r>
      <w:r w:rsidRPr="7DBCA805">
        <w:rPr>
          <w:rFonts w:ascii="Times New Roman" w:hAnsi="Times New Roman" w:cs="Times New Roman"/>
          <w:sz w:val="24"/>
          <w:szCs w:val="24"/>
          <w:lang w:val="es-MX"/>
        </w:rPr>
        <w:t xml:space="preserve">, desierto de </w:t>
      </w:r>
      <w:r w:rsidR="53C5D2C3" w:rsidRPr="7DBCA805">
        <w:rPr>
          <w:rFonts w:ascii="Times New Roman" w:hAnsi="Times New Roman" w:cs="Times New Roman"/>
          <w:sz w:val="24"/>
          <w:szCs w:val="24"/>
          <w:lang w:val="es-MX"/>
        </w:rPr>
        <w:t>Mojave</w:t>
      </w:r>
      <w:r w:rsidRPr="7DBCA805">
        <w:rPr>
          <w:rFonts w:ascii="Times New Roman" w:hAnsi="Times New Roman" w:cs="Times New Roman"/>
          <w:sz w:val="24"/>
          <w:szCs w:val="24"/>
          <w:lang w:val="es-MX"/>
        </w:rPr>
        <w:t>, etc.).</w:t>
      </w:r>
    </w:p>
    <w:p w14:paraId="34AB92FE" w14:textId="6FD0D129" w:rsidR="00186F7C" w:rsidRDefault="00186F7C" w:rsidP="00186F7C">
      <w:pPr>
        <w:pStyle w:val="Ttulo1"/>
        <w:rPr>
          <w:lang w:val="es-MX"/>
        </w:rPr>
      </w:pPr>
      <w:bookmarkStart w:id="225" w:name="_Toc1728377292"/>
      <w:r w:rsidRPr="7DBCA805">
        <w:rPr>
          <w:lang w:val="es-MX"/>
        </w:rPr>
        <w:t>Mapas</w:t>
      </w:r>
      <w:bookmarkEnd w:id="225"/>
    </w:p>
    <w:p w14:paraId="5B725C11" w14:textId="47E172F8" w:rsidR="3999E54A" w:rsidRDefault="3999E54A" w:rsidP="7DBCA805">
      <w:pPr>
        <w:rPr>
          <w:lang w:val="es-MX"/>
        </w:rPr>
      </w:pPr>
      <w:r w:rsidRPr="7DBCA805">
        <w:rPr>
          <w:rFonts w:ascii="Times New Roman" w:eastAsia="Times New Roman" w:hAnsi="Times New Roman" w:cs="Times New Roman"/>
          <w:sz w:val="24"/>
          <w:szCs w:val="24"/>
          <w:lang w:val="es-MX"/>
        </w:rPr>
        <w:t xml:space="preserve">Se aprecian con mejor calidad en el </w:t>
      </w:r>
      <w:proofErr w:type="spellStart"/>
      <w:r w:rsidRPr="7DBCA805">
        <w:rPr>
          <w:rFonts w:ascii="Times New Roman" w:eastAsia="Times New Roman" w:hAnsi="Times New Roman" w:cs="Times New Roman"/>
          <w:sz w:val="24"/>
          <w:szCs w:val="24"/>
          <w:lang w:val="es-MX"/>
        </w:rPr>
        <w:t>Artbook</w:t>
      </w:r>
      <w:proofErr w:type="spellEnd"/>
    </w:p>
    <w:p w14:paraId="0B354B7B" w14:textId="5903C30C" w:rsidR="47DC1FC3" w:rsidRDefault="47DC1FC3" w:rsidP="7DBCA805">
      <w:r>
        <w:rPr>
          <w:noProof/>
        </w:rPr>
        <w:drawing>
          <wp:inline distT="0" distB="0" distL="0" distR="0" wp14:anchorId="20913752" wp14:editId="4A759E06">
            <wp:extent cx="4572000" cy="2228850"/>
            <wp:effectExtent l="0" t="0" r="0" b="0"/>
            <wp:docPr id="78981454" name="Imagen 7898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228850"/>
                    </a:xfrm>
                    <a:prstGeom prst="rect">
                      <a:avLst/>
                    </a:prstGeom>
                  </pic:spPr>
                </pic:pic>
              </a:graphicData>
            </a:graphic>
          </wp:inline>
        </w:drawing>
      </w:r>
    </w:p>
    <w:p w14:paraId="7C0DC2E8" w14:textId="10D5F69A" w:rsidR="69240FCF" w:rsidRDefault="69240FCF" w:rsidP="7DBCA805">
      <w:r>
        <w:rPr>
          <w:noProof/>
        </w:rPr>
        <w:drawing>
          <wp:inline distT="0" distB="0" distL="0" distR="0" wp14:anchorId="10CE273F" wp14:editId="3E73DDE7">
            <wp:extent cx="4933950" cy="2405301"/>
            <wp:effectExtent l="0" t="0" r="0" b="0"/>
            <wp:docPr id="684253195" name="Imagen 684253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33950" cy="2405301"/>
                    </a:xfrm>
                    <a:prstGeom prst="rect">
                      <a:avLst/>
                    </a:prstGeom>
                  </pic:spPr>
                </pic:pic>
              </a:graphicData>
            </a:graphic>
          </wp:inline>
        </w:drawing>
      </w:r>
    </w:p>
    <w:p w14:paraId="2CAA3C12" w14:textId="3CD28E3B" w:rsidR="00186F7C" w:rsidRDefault="00186F7C" w:rsidP="00186F7C">
      <w:pPr>
        <w:pStyle w:val="Ttulo1"/>
        <w:rPr>
          <w:lang w:val="es-MX"/>
        </w:rPr>
      </w:pPr>
      <w:bookmarkStart w:id="226" w:name="_Toc1487398976"/>
      <w:r w:rsidRPr="7DBCA805">
        <w:rPr>
          <w:lang w:val="es-MX"/>
        </w:rPr>
        <w:t>Líneas de tiempo</w:t>
      </w:r>
      <w:bookmarkEnd w:id="226"/>
    </w:p>
    <w:p w14:paraId="0D264049" w14:textId="77494629" w:rsidR="62707704" w:rsidRDefault="62707704" w:rsidP="7DBCA805">
      <w:r>
        <w:rPr>
          <w:noProof/>
        </w:rPr>
        <w:drawing>
          <wp:inline distT="0" distB="0" distL="0" distR="0" wp14:anchorId="15D84E81" wp14:editId="334C827E">
            <wp:extent cx="4572000" cy="3228975"/>
            <wp:effectExtent l="0" t="0" r="0" b="0"/>
            <wp:docPr id="1193191146" name="Imagen 119319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3228975"/>
                    </a:xfrm>
                    <a:prstGeom prst="rect">
                      <a:avLst/>
                    </a:prstGeom>
                  </pic:spPr>
                </pic:pic>
              </a:graphicData>
            </a:graphic>
          </wp:inline>
        </w:drawing>
      </w:r>
    </w:p>
    <w:p w14:paraId="21989834" w14:textId="74B15743" w:rsidR="62707704" w:rsidRDefault="62707704" w:rsidP="7DBCA805">
      <w:r>
        <w:rPr>
          <w:noProof/>
        </w:rPr>
        <w:drawing>
          <wp:inline distT="0" distB="0" distL="0" distR="0" wp14:anchorId="00B4344F" wp14:editId="1B2557CC">
            <wp:extent cx="4572000" cy="3228975"/>
            <wp:effectExtent l="0" t="0" r="0" b="0"/>
            <wp:docPr id="1928525254" name="Imagen 1928525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228975"/>
                    </a:xfrm>
                    <a:prstGeom prst="rect">
                      <a:avLst/>
                    </a:prstGeom>
                  </pic:spPr>
                </pic:pic>
              </a:graphicData>
            </a:graphic>
          </wp:inline>
        </w:drawing>
      </w:r>
    </w:p>
    <w:p w14:paraId="4FBC81BB" w14:textId="6915C1D1" w:rsidR="00186F7C" w:rsidRPr="00186F7C" w:rsidRDefault="00186F7C" w:rsidP="00186F7C">
      <w:pPr>
        <w:pStyle w:val="Ttulo1"/>
        <w:rPr>
          <w:lang w:val="es-MX"/>
        </w:rPr>
      </w:pPr>
      <w:bookmarkStart w:id="227" w:name="_Toc268305290"/>
      <w:r w:rsidRPr="7DBCA805">
        <w:rPr>
          <w:lang w:val="es-MX"/>
        </w:rPr>
        <w:t>Genealogías</w:t>
      </w:r>
      <w:bookmarkEnd w:id="227"/>
    </w:p>
    <w:p w14:paraId="44A2610D" w14:textId="47361949" w:rsidR="67980770" w:rsidRDefault="67980770" w:rsidP="63A0941F">
      <w:pPr>
        <w:rPr>
          <w:rFonts w:ascii="Times New Roman" w:eastAsia="Times New Roman" w:hAnsi="Times New Roman" w:cs="Times New Roman"/>
          <w:sz w:val="24"/>
          <w:szCs w:val="24"/>
          <w:lang w:val="es-MX"/>
        </w:rPr>
      </w:pPr>
      <w:r w:rsidRPr="7DBCA805">
        <w:rPr>
          <w:rFonts w:ascii="Times New Roman" w:eastAsia="Times New Roman" w:hAnsi="Times New Roman" w:cs="Times New Roman"/>
          <w:sz w:val="24"/>
          <w:szCs w:val="24"/>
          <w:lang w:val="es-MX"/>
        </w:rPr>
        <w:t>Este árbol evolutivo muestra el inicio de la vida, hasta los dominios actuales.</w:t>
      </w:r>
      <w:r w:rsidR="263CECA2" w:rsidRPr="7DBCA805">
        <w:rPr>
          <w:rFonts w:ascii="Times New Roman" w:eastAsia="Times New Roman" w:hAnsi="Times New Roman" w:cs="Times New Roman"/>
          <w:sz w:val="24"/>
          <w:szCs w:val="24"/>
          <w:lang w:val="es-MX"/>
        </w:rPr>
        <w:t xml:space="preserve"> Cabe resaltar que Alfa-</w:t>
      </w:r>
      <w:r w:rsidR="263CECA2" w:rsidRPr="7DBCA805">
        <w:rPr>
          <w:rFonts w:ascii="Times New Roman" w:eastAsia="Times New Roman" w:hAnsi="Times New Roman" w:cs="Times New Roman"/>
          <w:i/>
          <w:iCs/>
          <w:sz w:val="24"/>
          <w:szCs w:val="24"/>
          <w:lang w:val="es-MX"/>
        </w:rPr>
        <w:t xml:space="preserve">LUCA </w:t>
      </w:r>
      <w:r w:rsidR="263CECA2" w:rsidRPr="7DBCA805">
        <w:rPr>
          <w:rFonts w:ascii="Times New Roman" w:eastAsia="Times New Roman" w:hAnsi="Times New Roman" w:cs="Times New Roman"/>
          <w:sz w:val="24"/>
          <w:szCs w:val="24"/>
          <w:lang w:val="es-MX"/>
        </w:rPr>
        <w:t xml:space="preserve">representa todas aquellas copias de </w:t>
      </w:r>
      <w:r w:rsidR="263CECA2" w:rsidRPr="7DBCA805">
        <w:rPr>
          <w:rFonts w:ascii="Times New Roman" w:eastAsia="Times New Roman" w:hAnsi="Times New Roman" w:cs="Times New Roman"/>
          <w:i/>
          <w:iCs/>
          <w:sz w:val="24"/>
          <w:szCs w:val="24"/>
          <w:lang w:val="es-MX"/>
        </w:rPr>
        <w:t xml:space="preserve">LUCA </w:t>
      </w:r>
      <w:r w:rsidR="263CECA2" w:rsidRPr="7DBCA805">
        <w:rPr>
          <w:rFonts w:ascii="Times New Roman" w:eastAsia="Times New Roman" w:hAnsi="Times New Roman" w:cs="Times New Roman"/>
          <w:sz w:val="24"/>
          <w:szCs w:val="24"/>
          <w:lang w:val="es-MX"/>
        </w:rPr>
        <w:t>que no fueron infectadas por el virus I-12.</w:t>
      </w:r>
      <w:r w:rsidR="173DBC5F" w:rsidRPr="7DBCA805">
        <w:rPr>
          <w:rFonts w:ascii="Times New Roman" w:eastAsia="Times New Roman" w:hAnsi="Times New Roman" w:cs="Times New Roman"/>
          <w:sz w:val="24"/>
          <w:szCs w:val="24"/>
          <w:lang w:val="es-MX"/>
        </w:rPr>
        <w:t xml:space="preserve"> Además, los seres humanos hacen parte del dominio </w:t>
      </w:r>
      <w:proofErr w:type="spellStart"/>
      <w:r w:rsidR="173DBC5F" w:rsidRPr="7DBCA805">
        <w:rPr>
          <w:rFonts w:ascii="Times New Roman" w:eastAsia="Times New Roman" w:hAnsi="Times New Roman" w:cs="Times New Roman"/>
          <w:i/>
          <w:iCs/>
          <w:sz w:val="24"/>
          <w:szCs w:val="24"/>
          <w:lang w:val="es-MX"/>
        </w:rPr>
        <w:t>Eukascientia</w:t>
      </w:r>
      <w:proofErr w:type="spellEnd"/>
      <w:r w:rsidR="173DBC5F" w:rsidRPr="7DBCA805">
        <w:rPr>
          <w:rFonts w:ascii="Times New Roman" w:eastAsia="Times New Roman" w:hAnsi="Times New Roman" w:cs="Times New Roman"/>
          <w:sz w:val="24"/>
          <w:szCs w:val="24"/>
          <w:lang w:val="es-MX"/>
        </w:rPr>
        <w:t xml:space="preserve">. </w:t>
      </w:r>
    </w:p>
    <w:p w14:paraId="7FD28AA7" w14:textId="3C76CACB" w:rsidR="67980770" w:rsidRDefault="67980770" w:rsidP="63A0941F">
      <w:commentRangeStart w:id="228"/>
      <w:r>
        <w:rPr>
          <w:noProof/>
        </w:rPr>
        <w:drawing>
          <wp:inline distT="0" distB="0" distL="0" distR="0" wp14:anchorId="5DE5BA3B" wp14:editId="0AD50BE0">
            <wp:extent cx="5313589" cy="3752722"/>
            <wp:effectExtent l="0" t="0" r="0" b="0"/>
            <wp:docPr id="929433443" name="Imagen 929433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313589" cy="3752722"/>
                    </a:xfrm>
                    <a:prstGeom prst="rect">
                      <a:avLst/>
                    </a:prstGeom>
                  </pic:spPr>
                </pic:pic>
              </a:graphicData>
            </a:graphic>
          </wp:inline>
        </w:drawing>
      </w:r>
      <w:commentRangeEnd w:id="228"/>
      <w:r w:rsidR="00F42622">
        <w:rPr>
          <w:rStyle w:val="Refdecomentario"/>
        </w:rPr>
        <w:commentReference w:id="228"/>
      </w:r>
    </w:p>
    <w:p w14:paraId="502A6CD7" w14:textId="48A66F75" w:rsidR="00E61E26" w:rsidRDefault="00E61E26" w:rsidP="00186F7C">
      <w:pPr>
        <w:pStyle w:val="Ttulo1"/>
        <w:rPr>
          <w:lang w:val="es-MX"/>
        </w:rPr>
      </w:pPr>
      <w:bookmarkStart w:id="229" w:name="_Toc390249079"/>
      <w:r w:rsidRPr="7DBCA805">
        <w:rPr>
          <w:lang w:val="es-MX"/>
        </w:rPr>
        <w:t>Naturaleza</w:t>
      </w:r>
      <w:bookmarkEnd w:id="229"/>
    </w:p>
    <w:p w14:paraId="5721CD44" w14:textId="22ACD7EA" w:rsidR="666E5B11" w:rsidRDefault="666E5B11" w:rsidP="7DBCA805">
      <w:pPr>
        <w:jc w:val="both"/>
        <w:rPr>
          <w:rFonts w:ascii="Times New Roman" w:eastAsia="Times New Roman" w:hAnsi="Times New Roman" w:cs="Times New Roman"/>
          <w:sz w:val="24"/>
          <w:szCs w:val="24"/>
          <w:lang w:val="es-MX"/>
        </w:rPr>
      </w:pPr>
      <w:r w:rsidRPr="7DBCA805">
        <w:rPr>
          <w:rFonts w:ascii="Times New Roman" w:eastAsia="Times New Roman" w:hAnsi="Times New Roman" w:cs="Times New Roman"/>
          <w:sz w:val="24"/>
          <w:szCs w:val="24"/>
          <w:lang w:val="es-MX"/>
        </w:rPr>
        <w:t>En este universo</w:t>
      </w:r>
      <w:r w:rsidR="4A16A8AE" w:rsidRPr="7DBCA805">
        <w:rPr>
          <w:rFonts w:ascii="Times New Roman" w:eastAsia="Times New Roman" w:hAnsi="Times New Roman" w:cs="Times New Roman"/>
          <w:sz w:val="24"/>
          <w:szCs w:val="24"/>
          <w:lang w:val="es-MX"/>
        </w:rPr>
        <w:t>, las reglas naturales se comportan igual que el mundo primario. Sin embargo, el árbol evolutivo de los seres vivos cambia respecto al real, especialmente porque los seres humanos dejan de hacer parte del dom</w:t>
      </w:r>
      <w:r w:rsidR="6B486837" w:rsidRPr="7DBCA805">
        <w:rPr>
          <w:rFonts w:ascii="Times New Roman" w:eastAsia="Times New Roman" w:hAnsi="Times New Roman" w:cs="Times New Roman"/>
          <w:sz w:val="24"/>
          <w:szCs w:val="24"/>
          <w:lang w:val="es-MX"/>
        </w:rPr>
        <w:t xml:space="preserve">inio </w:t>
      </w:r>
      <w:proofErr w:type="spellStart"/>
      <w:r w:rsidR="6B486837" w:rsidRPr="7DBCA805">
        <w:rPr>
          <w:rFonts w:ascii="Times New Roman" w:eastAsia="Times New Roman" w:hAnsi="Times New Roman" w:cs="Times New Roman"/>
          <w:i/>
          <w:iCs/>
          <w:sz w:val="24"/>
          <w:szCs w:val="24"/>
          <w:lang w:val="es-MX"/>
        </w:rPr>
        <w:t>Eukaryota</w:t>
      </w:r>
      <w:proofErr w:type="spellEnd"/>
      <w:r w:rsidR="093FC002" w:rsidRPr="7DBCA805">
        <w:rPr>
          <w:rFonts w:ascii="Times New Roman" w:eastAsia="Times New Roman" w:hAnsi="Times New Roman" w:cs="Times New Roman"/>
          <w:i/>
          <w:iCs/>
          <w:sz w:val="24"/>
          <w:szCs w:val="24"/>
          <w:lang w:val="es-MX"/>
        </w:rPr>
        <w:t>,</w:t>
      </w:r>
      <w:r w:rsidR="6B486837" w:rsidRPr="7DBCA805">
        <w:rPr>
          <w:rFonts w:ascii="Times New Roman" w:eastAsia="Times New Roman" w:hAnsi="Times New Roman" w:cs="Times New Roman"/>
          <w:i/>
          <w:iCs/>
          <w:sz w:val="24"/>
          <w:szCs w:val="24"/>
          <w:lang w:val="es-MX"/>
        </w:rPr>
        <w:t xml:space="preserve"> </w:t>
      </w:r>
      <w:r w:rsidR="6B486837" w:rsidRPr="7DBCA805">
        <w:rPr>
          <w:rFonts w:ascii="Times New Roman" w:eastAsia="Times New Roman" w:hAnsi="Times New Roman" w:cs="Times New Roman"/>
          <w:sz w:val="24"/>
          <w:szCs w:val="24"/>
          <w:lang w:val="es-MX"/>
        </w:rPr>
        <w:t xml:space="preserve">y </w:t>
      </w:r>
      <w:r w:rsidR="29ED4D69" w:rsidRPr="7DBCA805">
        <w:rPr>
          <w:rFonts w:ascii="Times New Roman" w:eastAsia="Times New Roman" w:hAnsi="Times New Roman" w:cs="Times New Roman"/>
          <w:sz w:val="24"/>
          <w:szCs w:val="24"/>
          <w:lang w:val="es-MX"/>
        </w:rPr>
        <w:t xml:space="preserve">existe un nuevo dominio formado por la simbiosis entre </w:t>
      </w:r>
      <w:r w:rsidR="29ED4D69" w:rsidRPr="7DBCA805">
        <w:rPr>
          <w:rFonts w:ascii="Times New Roman" w:eastAsia="Times New Roman" w:hAnsi="Times New Roman" w:cs="Times New Roman"/>
          <w:i/>
          <w:iCs/>
          <w:sz w:val="24"/>
          <w:szCs w:val="24"/>
          <w:lang w:val="es-MX"/>
        </w:rPr>
        <w:t xml:space="preserve">FoCL </w:t>
      </w:r>
      <w:r w:rsidR="29ED4D69" w:rsidRPr="7DBCA805">
        <w:rPr>
          <w:rFonts w:ascii="Times New Roman" w:eastAsia="Times New Roman" w:hAnsi="Times New Roman" w:cs="Times New Roman"/>
          <w:sz w:val="24"/>
          <w:szCs w:val="24"/>
          <w:lang w:val="es-MX"/>
        </w:rPr>
        <w:t>y virus I-12</w:t>
      </w:r>
      <w:r w:rsidR="60312A52" w:rsidRPr="7DBCA805">
        <w:rPr>
          <w:rFonts w:ascii="Times New Roman" w:eastAsia="Times New Roman" w:hAnsi="Times New Roman" w:cs="Times New Roman"/>
          <w:sz w:val="24"/>
          <w:szCs w:val="24"/>
          <w:lang w:val="es-MX"/>
        </w:rPr>
        <w:t xml:space="preserve"> (</w:t>
      </w:r>
      <w:proofErr w:type="spellStart"/>
      <w:r w:rsidR="60312A52" w:rsidRPr="7DBCA805">
        <w:rPr>
          <w:rFonts w:ascii="Times New Roman" w:eastAsia="Times New Roman" w:hAnsi="Times New Roman" w:cs="Times New Roman"/>
          <w:sz w:val="24"/>
          <w:szCs w:val="24"/>
          <w:lang w:val="es-MX"/>
        </w:rPr>
        <w:t>C</w:t>
      </w:r>
      <w:r w:rsidR="60312A52" w:rsidRPr="7DBCA805">
        <w:rPr>
          <w:rFonts w:ascii="Times New Roman" w:eastAsia="Times New Roman" w:hAnsi="Times New Roman" w:cs="Times New Roman"/>
          <w:i/>
          <w:iCs/>
          <w:sz w:val="24"/>
          <w:szCs w:val="24"/>
          <w:lang w:val="es-MX"/>
        </w:rPr>
        <w:t>onscientia</w:t>
      </w:r>
      <w:proofErr w:type="spellEnd"/>
      <w:r w:rsidR="60312A52" w:rsidRPr="7DBCA805">
        <w:rPr>
          <w:rFonts w:ascii="Times New Roman" w:eastAsia="Times New Roman" w:hAnsi="Times New Roman" w:cs="Times New Roman"/>
          <w:sz w:val="24"/>
          <w:szCs w:val="24"/>
          <w:lang w:val="es-MX"/>
        </w:rPr>
        <w:t>).</w:t>
      </w:r>
    </w:p>
    <w:p w14:paraId="0BC8D3B0" w14:textId="2CA36E33" w:rsidR="4EDCF12A" w:rsidRDefault="4EDCF12A" w:rsidP="7A71DD4A">
      <w:pPr>
        <w:ind w:firstLine="432"/>
        <w:jc w:val="both"/>
        <w:rPr>
          <w:rFonts w:ascii="Times New Roman" w:eastAsia="Times New Roman" w:hAnsi="Times New Roman" w:cs="Times New Roman"/>
          <w:sz w:val="24"/>
          <w:szCs w:val="24"/>
          <w:lang w:val="es-MX"/>
        </w:rPr>
      </w:pPr>
      <w:r w:rsidRPr="7A71DD4A">
        <w:rPr>
          <w:rFonts w:ascii="Times New Roman" w:eastAsia="Times New Roman" w:hAnsi="Times New Roman" w:cs="Times New Roman"/>
          <w:sz w:val="24"/>
          <w:szCs w:val="24"/>
          <w:lang w:val="es-MX"/>
        </w:rPr>
        <w:t xml:space="preserve">Asimismo, la fauna y la flora cambian radicalmente por la intervención bacteriana. Combinaciones, que en cierto modo resultan dantescas, </w:t>
      </w:r>
      <w:r w:rsidR="160C3721" w:rsidRPr="7A71DD4A">
        <w:rPr>
          <w:rFonts w:ascii="Times New Roman" w:eastAsia="Times New Roman" w:hAnsi="Times New Roman" w:cs="Times New Roman"/>
          <w:sz w:val="24"/>
          <w:szCs w:val="24"/>
          <w:lang w:val="es-MX"/>
        </w:rPr>
        <w:t>son formadas por estos seres conscientes para facilitar su propagación a través del mundo. En el caso de los animales, estas alteraciones genéticas sirven como método para combatir a los humanos y resistir l</w:t>
      </w:r>
      <w:r w:rsidR="480EC27A" w:rsidRPr="7A71DD4A">
        <w:rPr>
          <w:rFonts w:ascii="Times New Roman" w:eastAsia="Times New Roman" w:hAnsi="Times New Roman" w:cs="Times New Roman"/>
          <w:sz w:val="24"/>
          <w:szCs w:val="24"/>
          <w:lang w:val="es-MX"/>
        </w:rPr>
        <w:t xml:space="preserve">as municiones de armas de fuego. Por el lado del reino </w:t>
      </w:r>
      <w:r w:rsidR="480EC27A" w:rsidRPr="7A71DD4A">
        <w:rPr>
          <w:rFonts w:ascii="Times New Roman" w:eastAsia="Times New Roman" w:hAnsi="Times New Roman" w:cs="Times New Roman"/>
          <w:i/>
          <w:iCs/>
          <w:sz w:val="24"/>
          <w:szCs w:val="24"/>
          <w:lang w:val="es-MX"/>
        </w:rPr>
        <w:t>Vegetal</w:t>
      </w:r>
      <w:r w:rsidR="480EC27A" w:rsidRPr="7A71DD4A">
        <w:rPr>
          <w:rFonts w:ascii="Times New Roman" w:eastAsia="Times New Roman" w:hAnsi="Times New Roman" w:cs="Times New Roman"/>
          <w:sz w:val="24"/>
          <w:szCs w:val="24"/>
          <w:lang w:val="es-MX"/>
        </w:rPr>
        <w:t>, las bacterias utilizan animales (como abejas o pájaros), para combinar semillas y formar plantas aptas para la propa</w:t>
      </w:r>
      <w:r w:rsidR="5938ED7C" w:rsidRPr="7A71DD4A">
        <w:rPr>
          <w:rFonts w:ascii="Times New Roman" w:eastAsia="Times New Roman" w:hAnsi="Times New Roman" w:cs="Times New Roman"/>
          <w:sz w:val="24"/>
          <w:szCs w:val="24"/>
          <w:lang w:val="es-MX"/>
        </w:rPr>
        <w:t>gación.</w:t>
      </w:r>
      <w:r w:rsidR="2E236EC1" w:rsidRPr="7A71DD4A">
        <w:rPr>
          <w:rFonts w:ascii="Times New Roman" w:eastAsia="Times New Roman" w:hAnsi="Times New Roman" w:cs="Times New Roman"/>
          <w:sz w:val="24"/>
          <w:szCs w:val="24"/>
          <w:lang w:val="es-MX"/>
        </w:rPr>
        <w:t xml:space="preserve"> Algo similar ocurre con los hongos, mediante las esporas que producen y la recolección por parte de animales.</w:t>
      </w:r>
    </w:p>
    <w:p w14:paraId="1EE2F452" w14:textId="6CB39867" w:rsidR="00186F7C" w:rsidRDefault="00186F7C" w:rsidP="00186F7C">
      <w:pPr>
        <w:pStyle w:val="Ttulo1"/>
        <w:rPr>
          <w:lang w:val="es-MX"/>
        </w:rPr>
      </w:pPr>
      <w:bookmarkStart w:id="230" w:name="_Toc870649221"/>
      <w:r w:rsidRPr="7DBCA805">
        <w:rPr>
          <w:lang w:val="es-MX"/>
        </w:rPr>
        <w:t>Tecnología</w:t>
      </w:r>
      <w:bookmarkEnd w:id="230"/>
    </w:p>
    <w:p w14:paraId="615AB8AD" w14:textId="77777777" w:rsidR="00186F7C" w:rsidRDefault="00186F7C" w:rsidP="00186F7C">
      <w:pPr>
        <w:jc w:val="both"/>
        <w:rPr>
          <w:rFonts w:ascii="Times New Roman" w:hAnsi="Times New Roman" w:cs="Times New Roman"/>
          <w:sz w:val="24"/>
          <w:szCs w:val="24"/>
          <w:lang w:val="es-MX"/>
        </w:rPr>
      </w:pPr>
      <w:r>
        <w:rPr>
          <w:rFonts w:ascii="Times New Roman" w:hAnsi="Times New Roman" w:cs="Times New Roman"/>
          <w:sz w:val="24"/>
          <w:szCs w:val="24"/>
          <w:lang w:val="es-MX"/>
        </w:rPr>
        <w:t>Las bacterias conscientes han desarrollado maneras diferentes de acelerar su expansión a través del planeta Tierra, que se podrían considerar como tecnología.</w:t>
      </w:r>
    </w:p>
    <w:p w14:paraId="1779D377" w14:textId="5725F58A" w:rsidR="00221A67" w:rsidRDefault="00186F7C" w:rsidP="7DBCA805">
      <w:pPr>
        <w:ind w:firstLine="708"/>
        <w:jc w:val="both"/>
        <w:rPr>
          <w:rFonts w:ascii="Times New Roman" w:hAnsi="Times New Roman" w:cs="Times New Roman"/>
          <w:sz w:val="24"/>
          <w:szCs w:val="24"/>
          <w:lang w:val="es-MX"/>
        </w:rPr>
      </w:pPr>
      <w:r w:rsidRPr="7DBCA805">
        <w:rPr>
          <w:rFonts w:ascii="Times New Roman" w:hAnsi="Times New Roman" w:cs="Times New Roman"/>
          <w:sz w:val="24"/>
          <w:szCs w:val="24"/>
          <w:lang w:val="es-MX"/>
        </w:rPr>
        <w:t>En primer lugar, tenemos las combinaciones genéticas que realizan en seres pluricelulares, especialmente aquellos pertenecientes al reino animal. El proceso consiste en diferentes pasos: primero, un grupo de bacterias toma control</w:t>
      </w:r>
      <w:del w:id="231" w:author="ISAAC MONTOYA LÓPEZ" w:date="2023-05-04T20:41:00Z">
        <w:r w:rsidRPr="7DBCA805" w:rsidDel="00F42622">
          <w:rPr>
            <w:rFonts w:ascii="Times New Roman" w:hAnsi="Times New Roman" w:cs="Times New Roman"/>
            <w:sz w:val="24"/>
            <w:szCs w:val="24"/>
            <w:lang w:val="es-MX"/>
          </w:rPr>
          <w:delText>a</w:delText>
        </w:r>
      </w:del>
      <w:r w:rsidRPr="7DBCA805">
        <w:rPr>
          <w:rFonts w:ascii="Times New Roman" w:hAnsi="Times New Roman" w:cs="Times New Roman"/>
          <w:sz w:val="24"/>
          <w:szCs w:val="24"/>
          <w:lang w:val="es-MX"/>
        </w:rPr>
        <w:t xml:space="preserve"> de un animal, multiplicándose dentro de él hasta reemplazar completamente las células de su cuerpo por bacterias. Segundo, el animal infectado y todas sus acciones sus controlad</w:t>
      </w:r>
      <w:ins w:id="232" w:author="ISAAC MONTOYA LÓPEZ" w:date="2023-05-04T20:41:00Z">
        <w:r w:rsidR="00F42622">
          <w:rPr>
            <w:rFonts w:ascii="Times New Roman" w:hAnsi="Times New Roman" w:cs="Times New Roman"/>
            <w:sz w:val="24"/>
            <w:szCs w:val="24"/>
            <w:lang w:val="es-MX"/>
          </w:rPr>
          <w:t>a</w:t>
        </w:r>
      </w:ins>
      <w:del w:id="233" w:author="ISAAC MONTOYA LÓPEZ" w:date="2023-05-04T20:41:00Z">
        <w:r w:rsidRPr="7DBCA805" w:rsidDel="00F42622">
          <w:rPr>
            <w:rFonts w:ascii="Times New Roman" w:hAnsi="Times New Roman" w:cs="Times New Roman"/>
            <w:sz w:val="24"/>
            <w:szCs w:val="24"/>
            <w:lang w:val="es-MX"/>
          </w:rPr>
          <w:delText>o</w:delText>
        </w:r>
      </w:del>
      <w:r w:rsidRPr="7DBCA805">
        <w:rPr>
          <w:rFonts w:ascii="Times New Roman" w:hAnsi="Times New Roman" w:cs="Times New Roman"/>
          <w:sz w:val="24"/>
          <w:szCs w:val="24"/>
          <w:lang w:val="es-MX"/>
        </w:rPr>
        <w:t xml:space="preserve">s por las bacterias presentes en el sistema nervioso central. </w:t>
      </w:r>
    </w:p>
    <w:p w14:paraId="3C69047E" w14:textId="0FF74F29" w:rsidR="00221A67" w:rsidRDefault="00186F7C" w:rsidP="7DBCA805">
      <w:pPr>
        <w:ind w:firstLine="708"/>
        <w:jc w:val="both"/>
        <w:rPr>
          <w:rFonts w:ascii="Times New Roman" w:hAnsi="Times New Roman" w:cs="Times New Roman"/>
          <w:sz w:val="24"/>
          <w:szCs w:val="24"/>
          <w:lang w:val="es-MX"/>
        </w:rPr>
      </w:pPr>
      <w:r w:rsidRPr="7DBCA805">
        <w:rPr>
          <w:rFonts w:ascii="Times New Roman" w:hAnsi="Times New Roman" w:cs="Times New Roman"/>
          <w:sz w:val="24"/>
          <w:szCs w:val="24"/>
          <w:lang w:val="es-MX"/>
        </w:rPr>
        <w:t xml:space="preserve">El ser pluricelular es dirigido hacía un </w:t>
      </w:r>
      <w:r w:rsidRPr="7DBCA805">
        <w:rPr>
          <w:rFonts w:ascii="Times New Roman" w:hAnsi="Times New Roman" w:cs="Times New Roman"/>
          <w:i/>
          <w:iCs/>
          <w:sz w:val="24"/>
          <w:szCs w:val="24"/>
          <w:lang w:val="es-MX"/>
        </w:rPr>
        <w:t>c</w:t>
      </w:r>
      <w:r w:rsidR="741167F0" w:rsidRPr="7DBCA805">
        <w:rPr>
          <w:rFonts w:ascii="Times New Roman" w:hAnsi="Times New Roman" w:cs="Times New Roman"/>
          <w:i/>
          <w:iCs/>
          <w:sz w:val="24"/>
          <w:szCs w:val="24"/>
          <w:lang w:val="es-MX"/>
        </w:rPr>
        <w:t>ruce</w:t>
      </w:r>
      <w:r w:rsidRPr="7DBCA805">
        <w:rPr>
          <w:rFonts w:ascii="Times New Roman" w:hAnsi="Times New Roman" w:cs="Times New Roman"/>
          <w:sz w:val="24"/>
          <w:szCs w:val="24"/>
          <w:lang w:val="es-MX"/>
        </w:rPr>
        <w:t xml:space="preserve">, donde otras bacterias han reunido los cuerpos de animales </w:t>
      </w:r>
      <w:r w:rsidR="1543277A" w:rsidRPr="7DBCA805">
        <w:rPr>
          <w:rFonts w:ascii="Times New Roman" w:hAnsi="Times New Roman" w:cs="Times New Roman"/>
          <w:sz w:val="24"/>
          <w:szCs w:val="24"/>
          <w:lang w:val="es-MX"/>
        </w:rPr>
        <w:t>para su consumo*.</w:t>
      </w:r>
      <w:r w:rsidRPr="7DBCA805">
        <w:rPr>
          <w:rFonts w:ascii="Times New Roman" w:hAnsi="Times New Roman" w:cs="Times New Roman"/>
          <w:sz w:val="24"/>
          <w:szCs w:val="24"/>
          <w:lang w:val="es-MX"/>
        </w:rPr>
        <w:t xml:space="preserve"> Tercero y último, el animal controlado consume los restos de alguno de los cadáveres, lo cual modifica su información genética y le otorga las capacidades de su alimento.</w:t>
      </w:r>
      <w:r w:rsidR="1EBB512B" w:rsidRPr="7DBCA805">
        <w:rPr>
          <w:rFonts w:ascii="Times New Roman" w:hAnsi="Times New Roman" w:cs="Times New Roman"/>
          <w:sz w:val="24"/>
          <w:szCs w:val="24"/>
          <w:lang w:val="es-MX"/>
        </w:rPr>
        <w:t xml:space="preserve"> </w:t>
      </w:r>
      <w:commentRangeStart w:id="234"/>
      <w:r w:rsidR="1EBB512B" w:rsidRPr="7DBCA805">
        <w:rPr>
          <w:rFonts w:ascii="Times New Roman" w:hAnsi="Times New Roman" w:cs="Times New Roman"/>
          <w:sz w:val="24"/>
          <w:szCs w:val="24"/>
          <w:lang w:val="es-MX"/>
        </w:rPr>
        <w:t>Para ejemplificar, un gorila infectado que consuma un leopardo en descomposición adquirirá garras y una mordedura aún más poderos</w:t>
      </w:r>
      <w:r w:rsidR="1284DB91" w:rsidRPr="7DBCA805">
        <w:rPr>
          <w:rFonts w:ascii="Times New Roman" w:hAnsi="Times New Roman" w:cs="Times New Roman"/>
          <w:sz w:val="24"/>
          <w:szCs w:val="24"/>
          <w:lang w:val="es-MX"/>
        </w:rPr>
        <w:t>a.</w:t>
      </w:r>
      <w:commentRangeEnd w:id="234"/>
      <w:r w:rsidR="00F42622">
        <w:rPr>
          <w:rStyle w:val="Refdecomentario"/>
        </w:rPr>
        <w:commentReference w:id="234"/>
      </w:r>
    </w:p>
    <w:p w14:paraId="706BB191" w14:textId="56F9FBBD" w:rsidR="00186F7C" w:rsidRDefault="00186F7C" w:rsidP="00186F7C">
      <w:pPr>
        <w:jc w:val="both"/>
        <w:rPr>
          <w:rFonts w:ascii="Times New Roman" w:hAnsi="Times New Roman" w:cs="Times New Roman"/>
          <w:sz w:val="24"/>
          <w:szCs w:val="24"/>
          <w:lang w:val="es-MX"/>
        </w:rPr>
      </w:pPr>
      <w:r w:rsidRPr="7DBCA805">
        <w:rPr>
          <w:rFonts w:ascii="Times New Roman" w:hAnsi="Times New Roman" w:cs="Times New Roman"/>
          <w:sz w:val="24"/>
          <w:szCs w:val="24"/>
          <w:lang w:val="es-MX"/>
        </w:rPr>
        <w:t xml:space="preserve"> </w:t>
      </w:r>
      <w:r>
        <w:tab/>
      </w:r>
      <w:commentRangeStart w:id="235"/>
      <w:r w:rsidRPr="7DBCA805">
        <w:rPr>
          <w:rFonts w:ascii="Times New Roman" w:hAnsi="Times New Roman" w:cs="Times New Roman"/>
          <w:sz w:val="24"/>
          <w:szCs w:val="24"/>
          <w:lang w:val="es-MX"/>
        </w:rPr>
        <w:t>Se podría decir que estas combinaciones son completamente aleatorias y simplemente obedecen a la necesidad de las bacterias de crear un ser más eficaz para su propagación</w:t>
      </w:r>
      <w:r w:rsidR="2FD5D96F" w:rsidRPr="7DBCA805">
        <w:rPr>
          <w:rFonts w:ascii="Times New Roman" w:hAnsi="Times New Roman" w:cs="Times New Roman"/>
          <w:sz w:val="24"/>
          <w:szCs w:val="24"/>
          <w:lang w:val="es-MX"/>
        </w:rPr>
        <w:t xml:space="preserve"> (prueba y error).</w:t>
      </w:r>
      <w:r w:rsidRPr="7DBCA805">
        <w:rPr>
          <w:rFonts w:ascii="Times New Roman" w:hAnsi="Times New Roman" w:cs="Times New Roman"/>
          <w:sz w:val="24"/>
          <w:szCs w:val="24"/>
          <w:lang w:val="es-MX"/>
        </w:rPr>
        <w:t xml:space="preserve"> </w:t>
      </w:r>
      <w:commentRangeEnd w:id="235"/>
      <w:r w:rsidR="0002334F">
        <w:rPr>
          <w:rStyle w:val="Refdecomentario"/>
        </w:rPr>
        <w:commentReference w:id="235"/>
      </w:r>
      <w:r w:rsidRPr="7DBCA805">
        <w:rPr>
          <w:rFonts w:ascii="Times New Roman" w:hAnsi="Times New Roman" w:cs="Times New Roman"/>
          <w:sz w:val="24"/>
          <w:szCs w:val="24"/>
          <w:lang w:val="es-MX"/>
        </w:rPr>
        <w:t>Asimismo, las combinaciones están limitadas a dos; no se ha lograd</w:t>
      </w:r>
      <w:ins w:id="236" w:author="ISAAC MONTOYA LÓPEZ" w:date="2023-05-04T20:42:00Z">
        <w:r w:rsidR="00F42622">
          <w:rPr>
            <w:rFonts w:ascii="Times New Roman" w:hAnsi="Times New Roman" w:cs="Times New Roman"/>
            <w:sz w:val="24"/>
            <w:szCs w:val="24"/>
            <w:lang w:val="es-MX"/>
          </w:rPr>
          <w:t>o</w:t>
        </w:r>
      </w:ins>
      <w:del w:id="237" w:author="ISAAC MONTOYA LÓPEZ" w:date="2023-05-04T20:42:00Z">
        <w:r w:rsidRPr="7DBCA805" w:rsidDel="00F42622">
          <w:rPr>
            <w:rFonts w:ascii="Times New Roman" w:hAnsi="Times New Roman" w:cs="Times New Roman"/>
            <w:sz w:val="24"/>
            <w:szCs w:val="24"/>
            <w:lang w:val="es-MX"/>
          </w:rPr>
          <w:delText>a</w:delText>
        </w:r>
      </w:del>
      <w:r w:rsidRPr="7DBCA805">
        <w:rPr>
          <w:rFonts w:ascii="Times New Roman" w:hAnsi="Times New Roman" w:cs="Times New Roman"/>
          <w:sz w:val="24"/>
          <w:szCs w:val="24"/>
          <w:lang w:val="es-MX"/>
        </w:rPr>
        <w:t xml:space="preserve"> divisar ningún ser vivo con más de 3 combinaciones a más de 20 metros de un </w:t>
      </w:r>
      <w:r w:rsidRPr="7DBCA805">
        <w:rPr>
          <w:rFonts w:ascii="Times New Roman" w:hAnsi="Times New Roman" w:cs="Times New Roman"/>
          <w:i/>
          <w:iCs/>
          <w:sz w:val="24"/>
          <w:szCs w:val="24"/>
          <w:lang w:val="es-MX"/>
        </w:rPr>
        <w:t>cementerio</w:t>
      </w:r>
      <w:r w:rsidRPr="7DBCA805">
        <w:rPr>
          <w:rFonts w:ascii="Times New Roman" w:hAnsi="Times New Roman" w:cs="Times New Roman"/>
          <w:sz w:val="24"/>
          <w:szCs w:val="24"/>
          <w:lang w:val="es-MX"/>
        </w:rPr>
        <w:t>, principalmente por la falla cerebral que trae consigo la alteración genética.</w:t>
      </w:r>
    </w:p>
    <w:p w14:paraId="541FC1CD" w14:textId="31F7EF35" w:rsidR="00186F7C" w:rsidRPr="00186F7C" w:rsidRDefault="00186F7C" w:rsidP="7DBCA805">
      <w:pPr>
        <w:ind w:firstLine="432"/>
        <w:jc w:val="both"/>
        <w:rPr>
          <w:rFonts w:ascii="Times New Roman" w:hAnsi="Times New Roman" w:cs="Times New Roman"/>
          <w:sz w:val="24"/>
          <w:szCs w:val="24"/>
          <w:lang w:val="es-MX"/>
        </w:rPr>
      </w:pPr>
      <w:r w:rsidRPr="7DBCA805">
        <w:rPr>
          <w:rFonts w:ascii="Times New Roman" w:hAnsi="Times New Roman" w:cs="Times New Roman"/>
          <w:sz w:val="24"/>
          <w:szCs w:val="24"/>
          <w:lang w:val="es-MX"/>
        </w:rPr>
        <w:t>En segundo lugar, existen las modificaciones genéticas que realizan las bacterias conscientes al ser humano. Este último también posee al virus I-12 en su cuerpo, por lo que su infección resulta complicada para las bacterias. Por ello, cu</w:t>
      </w:r>
      <w:ins w:id="238" w:author="ISAAC MONTOYA LÓPEZ" w:date="2023-05-04T21:02:00Z">
        <w:r w:rsidR="0002334F">
          <w:rPr>
            <w:rFonts w:ascii="Times New Roman" w:hAnsi="Times New Roman" w:cs="Times New Roman"/>
            <w:sz w:val="24"/>
            <w:szCs w:val="24"/>
            <w:lang w:val="es-MX"/>
          </w:rPr>
          <w:t>a</w:t>
        </w:r>
      </w:ins>
      <w:del w:id="239" w:author="ISAAC MONTOYA LÓPEZ" w:date="2023-05-04T21:02:00Z">
        <w:r w:rsidRPr="7DBCA805" w:rsidDel="0002334F">
          <w:rPr>
            <w:rFonts w:ascii="Times New Roman" w:hAnsi="Times New Roman" w:cs="Times New Roman"/>
            <w:sz w:val="24"/>
            <w:szCs w:val="24"/>
            <w:lang w:val="es-MX"/>
          </w:rPr>
          <w:delText>á</w:delText>
        </w:r>
      </w:del>
      <w:r w:rsidRPr="7DBCA805">
        <w:rPr>
          <w:rFonts w:ascii="Times New Roman" w:hAnsi="Times New Roman" w:cs="Times New Roman"/>
          <w:sz w:val="24"/>
          <w:szCs w:val="24"/>
          <w:lang w:val="es-MX"/>
        </w:rPr>
        <w:t>ndo un grupo de bacterias infecta un cuerpo humano, no tiene control absoluto de este</w:t>
      </w:r>
      <w:r w:rsidR="7FBDB5E9" w:rsidRPr="7DBCA805">
        <w:rPr>
          <w:rFonts w:ascii="Times New Roman" w:hAnsi="Times New Roman" w:cs="Times New Roman"/>
          <w:sz w:val="24"/>
          <w:szCs w:val="24"/>
          <w:lang w:val="es-MX"/>
        </w:rPr>
        <w:t xml:space="preserve"> al instante</w:t>
      </w:r>
      <w:r w:rsidRPr="7DBCA805">
        <w:rPr>
          <w:rFonts w:ascii="Times New Roman" w:hAnsi="Times New Roman" w:cs="Times New Roman"/>
          <w:sz w:val="24"/>
          <w:szCs w:val="24"/>
          <w:lang w:val="es-MX"/>
        </w:rPr>
        <w:t xml:space="preserve">. Se requiere de un proceso de infección progresivo, </w:t>
      </w:r>
      <w:r w:rsidR="00336246" w:rsidRPr="7DBCA805">
        <w:rPr>
          <w:rFonts w:ascii="Times New Roman" w:hAnsi="Times New Roman" w:cs="Times New Roman"/>
          <w:sz w:val="24"/>
          <w:szCs w:val="24"/>
          <w:lang w:val="es-MX"/>
        </w:rPr>
        <w:t xml:space="preserve">en el cual el huésped va perdiendo sus capacidades cognitivas y motrices. </w:t>
      </w:r>
    </w:p>
    <w:p w14:paraId="14B31830" w14:textId="062B0703" w:rsidR="7DBCA805" w:rsidRDefault="7DBCA805">
      <w:pPr>
        <w:jc w:val="both"/>
        <w:rPr>
          <w:rFonts w:ascii="Times New Roman" w:hAnsi="Times New Roman" w:cs="Times New Roman"/>
          <w:sz w:val="24"/>
          <w:szCs w:val="24"/>
          <w:lang w:val="es-MX"/>
        </w:rPr>
        <w:pPrChange w:id="240" w:author="ISAAC MONTOYA LÓPEZ" w:date="2023-05-04T21:02:00Z">
          <w:pPr>
            <w:ind w:firstLine="432"/>
            <w:jc w:val="both"/>
          </w:pPr>
        </w:pPrChange>
      </w:pPr>
    </w:p>
    <w:p w14:paraId="2A17E2F5" w14:textId="40829747" w:rsidR="334D3EED" w:rsidRDefault="334D3EED" w:rsidP="7DBCA805">
      <w:pPr>
        <w:jc w:val="both"/>
        <w:rPr>
          <w:rFonts w:ascii="Times New Roman" w:hAnsi="Times New Roman" w:cs="Times New Roman"/>
          <w:sz w:val="24"/>
          <w:szCs w:val="24"/>
          <w:lang w:val="es-MX"/>
        </w:rPr>
      </w:pPr>
      <w:commentRangeStart w:id="241"/>
      <w:del w:id="242" w:author="Juan Camilo Bolaños Garcia" w:date="2023-05-04T21:49:00Z">
        <w:r w:rsidRPr="7DBCA805" w:rsidDel="001A67D0">
          <w:rPr>
            <w:rFonts w:ascii="Times New Roman" w:hAnsi="Times New Roman" w:cs="Times New Roman"/>
            <w:sz w:val="24"/>
            <w:szCs w:val="24"/>
            <w:lang w:val="es-MX"/>
          </w:rPr>
          <w:delText>*</w:delText>
        </w:r>
      </w:del>
      <w:r w:rsidRPr="7DBCA805">
        <w:rPr>
          <w:rFonts w:ascii="Times New Roman" w:hAnsi="Times New Roman" w:cs="Times New Roman"/>
          <w:sz w:val="24"/>
          <w:szCs w:val="24"/>
          <w:lang w:val="es-MX"/>
        </w:rPr>
        <w:t xml:space="preserve">Los animales con mutaciones genéticas, cuándo cumplen su ciclo de vida, son llevados a un </w:t>
      </w:r>
      <w:r w:rsidRPr="7DBCA805">
        <w:rPr>
          <w:rFonts w:ascii="Times New Roman" w:hAnsi="Times New Roman" w:cs="Times New Roman"/>
          <w:i/>
          <w:iCs/>
          <w:sz w:val="24"/>
          <w:szCs w:val="24"/>
          <w:lang w:val="es-MX"/>
        </w:rPr>
        <w:t xml:space="preserve">cementerio. </w:t>
      </w:r>
      <w:r w:rsidRPr="7DBCA805">
        <w:rPr>
          <w:rFonts w:ascii="Times New Roman" w:hAnsi="Times New Roman" w:cs="Times New Roman"/>
          <w:sz w:val="24"/>
          <w:szCs w:val="24"/>
          <w:lang w:val="es-MX"/>
        </w:rPr>
        <w:t xml:space="preserve">Allí, hongos infectados descompondrán los cuerpos y </w:t>
      </w:r>
      <w:r w:rsidR="7D35644F" w:rsidRPr="7DBCA805">
        <w:rPr>
          <w:rFonts w:ascii="Times New Roman" w:hAnsi="Times New Roman" w:cs="Times New Roman"/>
          <w:sz w:val="24"/>
          <w:szCs w:val="24"/>
          <w:lang w:val="es-MX"/>
        </w:rPr>
        <w:t>les</w:t>
      </w:r>
      <w:r w:rsidRPr="7DBCA805">
        <w:rPr>
          <w:rFonts w:ascii="Times New Roman" w:hAnsi="Times New Roman" w:cs="Times New Roman"/>
          <w:sz w:val="24"/>
          <w:szCs w:val="24"/>
          <w:lang w:val="es-MX"/>
        </w:rPr>
        <w:t xml:space="preserve"> otorgarán ener</w:t>
      </w:r>
      <w:r w:rsidR="088431C2" w:rsidRPr="7DBCA805">
        <w:rPr>
          <w:rFonts w:ascii="Times New Roman" w:hAnsi="Times New Roman" w:cs="Times New Roman"/>
          <w:sz w:val="24"/>
          <w:szCs w:val="24"/>
          <w:lang w:val="es-MX"/>
        </w:rPr>
        <w:t>gía a las plantas con presencia de bacterias conscientes.</w:t>
      </w:r>
      <w:commentRangeEnd w:id="241"/>
      <w:r w:rsidR="0002334F">
        <w:rPr>
          <w:rStyle w:val="Refdecomentario"/>
        </w:rPr>
        <w:commentReference w:id="241"/>
      </w:r>
    </w:p>
    <w:p w14:paraId="0424DC69" w14:textId="3BAD0AD6" w:rsidR="00186F7C" w:rsidRDefault="00186F7C" w:rsidP="00186F7C">
      <w:pPr>
        <w:pStyle w:val="Ttulo1"/>
        <w:rPr>
          <w:lang w:val="es-MX"/>
        </w:rPr>
      </w:pPr>
      <w:bookmarkStart w:id="243" w:name="_Toc1456299444"/>
      <w:r w:rsidRPr="7DBCA805">
        <w:rPr>
          <w:lang w:val="es-MX"/>
        </w:rPr>
        <w:t>Lenguaje</w:t>
      </w:r>
      <w:bookmarkEnd w:id="243"/>
    </w:p>
    <w:p w14:paraId="2B0AA72C" w14:textId="683A7FA1" w:rsidR="00221A67" w:rsidRPr="00221A67" w:rsidRDefault="1EB3B29B" w:rsidP="63A0941F">
      <w:pPr>
        <w:jc w:val="both"/>
        <w:rPr>
          <w:rFonts w:ascii="Times New Roman" w:eastAsia="Times New Roman" w:hAnsi="Times New Roman" w:cs="Times New Roman"/>
          <w:sz w:val="24"/>
          <w:szCs w:val="24"/>
          <w:lang w:val="es-MX"/>
        </w:rPr>
      </w:pPr>
      <w:r w:rsidRPr="7DBCA805">
        <w:rPr>
          <w:rFonts w:ascii="Times New Roman" w:eastAsia="Times New Roman" w:hAnsi="Times New Roman" w:cs="Times New Roman"/>
          <w:sz w:val="24"/>
          <w:szCs w:val="24"/>
          <w:lang w:val="es-MX"/>
        </w:rPr>
        <w:t>Para comunicarse, las bacterias conscientes han establecido un lenguaje basado en símbolos. Este no posee la estructura sintáctica tradicional, sino que simplemente represe</w:t>
      </w:r>
      <w:r w:rsidR="251A48FF" w:rsidRPr="7DBCA805">
        <w:rPr>
          <w:rFonts w:ascii="Times New Roman" w:eastAsia="Times New Roman" w:hAnsi="Times New Roman" w:cs="Times New Roman"/>
          <w:sz w:val="24"/>
          <w:szCs w:val="24"/>
          <w:lang w:val="es-MX"/>
        </w:rPr>
        <w:t xml:space="preserve">nta ideas </w:t>
      </w:r>
      <w:r w:rsidR="51A32F92" w:rsidRPr="7DBCA805">
        <w:rPr>
          <w:rFonts w:ascii="Times New Roman" w:eastAsia="Times New Roman" w:hAnsi="Times New Roman" w:cs="Times New Roman"/>
          <w:sz w:val="24"/>
          <w:szCs w:val="24"/>
          <w:lang w:val="es-MX"/>
        </w:rPr>
        <w:t>básicas</w:t>
      </w:r>
      <w:r w:rsidR="251A48FF" w:rsidRPr="7DBCA805">
        <w:rPr>
          <w:rFonts w:ascii="Times New Roman" w:eastAsia="Times New Roman" w:hAnsi="Times New Roman" w:cs="Times New Roman"/>
          <w:sz w:val="24"/>
          <w:szCs w:val="24"/>
          <w:lang w:val="es-MX"/>
        </w:rPr>
        <w:t xml:space="preserve"> a través de la simbología </w:t>
      </w:r>
      <w:r w:rsidR="7E8A5755" w:rsidRPr="7DBCA805">
        <w:rPr>
          <w:rFonts w:ascii="Times New Roman" w:eastAsia="Times New Roman" w:hAnsi="Times New Roman" w:cs="Times New Roman"/>
          <w:sz w:val="24"/>
          <w:szCs w:val="24"/>
          <w:lang w:val="es-MX"/>
        </w:rPr>
        <w:t>(tal como los sinogramas)</w:t>
      </w:r>
      <w:r w:rsidR="497BA77F" w:rsidRPr="7DBCA805">
        <w:rPr>
          <w:rFonts w:ascii="Times New Roman" w:eastAsia="Times New Roman" w:hAnsi="Times New Roman" w:cs="Times New Roman"/>
          <w:sz w:val="24"/>
          <w:szCs w:val="24"/>
          <w:lang w:val="es-MX"/>
        </w:rPr>
        <w:t xml:space="preserve"> </w:t>
      </w:r>
      <w:r w:rsidR="251A48FF" w:rsidRPr="7DBCA805">
        <w:rPr>
          <w:rFonts w:ascii="Times New Roman" w:eastAsia="Times New Roman" w:hAnsi="Times New Roman" w:cs="Times New Roman"/>
          <w:sz w:val="24"/>
          <w:szCs w:val="24"/>
          <w:lang w:val="es-MX"/>
        </w:rPr>
        <w:t>trazad</w:t>
      </w:r>
      <w:r w:rsidR="3F9A2CBE" w:rsidRPr="7DBCA805">
        <w:rPr>
          <w:rFonts w:ascii="Times New Roman" w:eastAsia="Times New Roman" w:hAnsi="Times New Roman" w:cs="Times New Roman"/>
          <w:sz w:val="24"/>
          <w:szCs w:val="24"/>
          <w:lang w:val="es-MX"/>
        </w:rPr>
        <w:t>a en los ambientes</w:t>
      </w:r>
      <w:r w:rsidR="20BFA349" w:rsidRPr="7DBCA805">
        <w:rPr>
          <w:rFonts w:ascii="Times New Roman" w:eastAsia="Times New Roman" w:hAnsi="Times New Roman" w:cs="Times New Roman"/>
          <w:sz w:val="24"/>
          <w:szCs w:val="24"/>
          <w:lang w:val="es-MX"/>
        </w:rPr>
        <w:t>.</w:t>
      </w:r>
      <w:r w:rsidR="251A48FF" w:rsidRPr="7DBCA805">
        <w:rPr>
          <w:rFonts w:ascii="Times New Roman" w:eastAsia="Times New Roman" w:hAnsi="Times New Roman" w:cs="Times New Roman"/>
          <w:sz w:val="24"/>
          <w:szCs w:val="24"/>
          <w:lang w:val="es-MX"/>
        </w:rPr>
        <w:t xml:space="preserve"> </w:t>
      </w:r>
    </w:p>
    <w:p w14:paraId="77A592BD" w14:textId="2383D321" w:rsidR="48770347" w:rsidRDefault="48770347" w:rsidP="7DBCA805">
      <w:pPr>
        <w:ind w:firstLine="708"/>
        <w:jc w:val="both"/>
        <w:rPr>
          <w:rFonts w:ascii="Times New Roman" w:eastAsia="Times New Roman" w:hAnsi="Times New Roman" w:cs="Times New Roman"/>
          <w:sz w:val="24"/>
          <w:szCs w:val="24"/>
          <w:lang w:val="es-MX"/>
        </w:rPr>
      </w:pPr>
      <w:r w:rsidRPr="7DBCA805">
        <w:rPr>
          <w:rFonts w:ascii="Times New Roman" w:eastAsia="Times New Roman" w:hAnsi="Times New Roman" w:cs="Times New Roman"/>
          <w:sz w:val="24"/>
          <w:szCs w:val="24"/>
          <w:lang w:val="es-MX"/>
        </w:rPr>
        <w:t>Los símbolos se logran apreciar gracias a insectos bioluminiscentes infectados, que forman dichas formas para informar a las demás bacterias conscientes. También se representan mediante sangre u otro</w:t>
      </w:r>
      <w:r w:rsidR="34127086" w:rsidRPr="7DBCA805">
        <w:rPr>
          <w:rFonts w:ascii="Times New Roman" w:eastAsia="Times New Roman" w:hAnsi="Times New Roman" w:cs="Times New Roman"/>
          <w:sz w:val="24"/>
          <w:szCs w:val="24"/>
          <w:lang w:val="es-MX"/>
        </w:rPr>
        <w:t xml:space="preserve">s líquidos utilizados como tinta en superficies duras. </w:t>
      </w:r>
      <w:r w:rsidR="09D17595" w:rsidRPr="7DBCA805">
        <w:rPr>
          <w:rFonts w:ascii="Times New Roman" w:eastAsia="Times New Roman" w:hAnsi="Times New Roman" w:cs="Times New Roman"/>
          <w:sz w:val="24"/>
          <w:szCs w:val="24"/>
          <w:lang w:val="es-MX"/>
        </w:rPr>
        <w:t>Dicha de tarea de escribir los símbolos es realizada principalmente por primates infectados.</w:t>
      </w:r>
    </w:p>
    <w:p w14:paraId="6D742123" w14:textId="248ABFFC" w:rsidR="09D17595" w:rsidRDefault="09D17595" w:rsidP="7DBCA805">
      <w:pPr>
        <w:jc w:val="both"/>
      </w:pPr>
      <w:r>
        <w:rPr>
          <w:noProof/>
        </w:rPr>
        <w:drawing>
          <wp:inline distT="0" distB="0" distL="0" distR="0" wp14:anchorId="3491D7D2" wp14:editId="3F5E1BC1">
            <wp:extent cx="3438525" cy="4572000"/>
            <wp:effectExtent l="0" t="0" r="0" b="0"/>
            <wp:docPr id="88791106" name="Imagen 8879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38525" cy="4572000"/>
                    </a:xfrm>
                    <a:prstGeom prst="rect">
                      <a:avLst/>
                    </a:prstGeom>
                  </pic:spPr>
                </pic:pic>
              </a:graphicData>
            </a:graphic>
          </wp:inline>
        </w:drawing>
      </w:r>
    </w:p>
    <w:p w14:paraId="3792536C" w14:textId="51F94007" w:rsidR="00186F7C" w:rsidRPr="00945D50" w:rsidRDefault="00186F7C" w:rsidP="00186F7C">
      <w:pPr>
        <w:pStyle w:val="Ttulo1"/>
        <w:rPr>
          <w:rFonts w:ascii="Times New Roman" w:hAnsi="Times New Roman" w:cs="Times New Roman"/>
          <w:lang w:val="es-MX"/>
          <w:rPrChange w:id="244" w:author="Juan Camilo Bolaños Garcia" w:date="2023-05-04T21:51:00Z">
            <w:rPr>
              <w:lang w:val="es-MX"/>
            </w:rPr>
          </w:rPrChange>
        </w:rPr>
      </w:pPr>
      <w:bookmarkStart w:id="245" w:name="_Toc205773486"/>
      <w:r w:rsidRPr="00945D50">
        <w:rPr>
          <w:rFonts w:ascii="Times New Roman" w:hAnsi="Times New Roman" w:cs="Times New Roman"/>
          <w:lang w:val="es-MX"/>
          <w:rPrChange w:id="246" w:author="Juan Camilo Bolaños Garcia" w:date="2023-05-04T21:51:00Z">
            <w:rPr>
              <w:lang w:val="es-MX"/>
            </w:rPr>
          </w:rPrChange>
        </w:rPr>
        <w:t>Mitología</w:t>
      </w:r>
      <w:bookmarkEnd w:id="245"/>
    </w:p>
    <w:p w14:paraId="75DA23A1" w14:textId="77777777" w:rsidR="0002334F" w:rsidRDefault="00221A67" w:rsidP="0002334F">
      <w:pPr>
        <w:jc w:val="both"/>
        <w:rPr>
          <w:ins w:id="247" w:author="ISAAC MONTOYA LÓPEZ" w:date="2023-05-04T21:03:00Z"/>
          <w:rFonts w:ascii="Times New Roman" w:hAnsi="Times New Roman" w:cs="Times New Roman"/>
          <w:sz w:val="24"/>
          <w:szCs w:val="24"/>
          <w:lang w:val="es-MX"/>
        </w:rPr>
      </w:pPr>
      <w:r w:rsidRPr="024E2CDB">
        <w:rPr>
          <w:rFonts w:ascii="Times New Roman" w:hAnsi="Times New Roman" w:cs="Times New Roman"/>
          <w:sz w:val="24"/>
          <w:szCs w:val="24"/>
          <w:lang w:val="es-MX"/>
        </w:rPr>
        <w:t>“En un inicio, el árbol de la vida cargaba con dos frutos. Mientras que uno logró conservar su lugar, el otro cayó al suelo y fue carcomido por un gusano. El fruto en pie se hizo uno con el árbol</w:t>
      </w:r>
      <w:r w:rsidR="0DB4F45A" w:rsidRPr="024E2CDB">
        <w:rPr>
          <w:rFonts w:ascii="Times New Roman" w:hAnsi="Times New Roman" w:cs="Times New Roman"/>
          <w:sz w:val="24"/>
          <w:szCs w:val="24"/>
          <w:lang w:val="es-MX"/>
        </w:rPr>
        <w:t xml:space="preserve">; de sus ramas se fueron formando la mayoría de </w:t>
      </w:r>
      <w:r w:rsidR="50B67BA1" w:rsidRPr="024E2CDB">
        <w:rPr>
          <w:rFonts w:ascii="Times New Roman" w:hAnsi="Times New Roman" w:cs="Times New Roman"/>
          <w:sz w:val="24"/>
          <w:szCs w:val="24"/>
          <w:lang w:val="es-MX"/>
        </w:rPr>
        <w:t>los seres</w:t>
      </w:r>
      <w:r w:rsidR="0DB4F45A" w:rsidRPr="024E2CDB">
        <w:rPr>
          <w:rFonts w:ascii="Times New Roman" w:hAnsi="Times New Roman" w:cs="Times New Roman"/>
          <w:sz w:val="24"/>
          <w:szCs w:val="24"/>
          <w:lang w:val="es-MX"/>
        </w:rPr>
        <w:t xml:space="preserve"> viv</w:t>
      </w:r>
      <w:r w:rsidR="2D4F5ACE" w:rsidRPr="024E2CDB">
        <w:rPr>
          <w:rFonts w:ascii="Times New Roman" w:hAnsi="Times New Roman" w:cs="Times New Roman"/>
          <w:sz w:val="24"/>
          <w:szCs w:val="24"/>
          <w:lang w:val="es-MX"/>
        </w:rPr>
        <w:t>os</w:t>
      </w:r>
      <w:r w:rsidR="23696010" w:rsidRPr="024E2CDB">
        <w:rPr>
          <w:rFonts w:ascii="Times New Roman" w:hAnsi="Times New Roman" w:cs="Times New Roman"/>
          <w:sz w:val="24"/>
          <w:szCs w:val="24"/>
          <w:lang w:val="es-MX"/>
        </w:rPr>
        <w:t>, incluyendo los animales, las plantas y las bacterias.</w:t>
      </w:r>
    </w:p>
    <w:p w14:paraId="435D4A3B" w14:textId="4C3A628A" w:rsidR="00221A67" w:rsidRDefault="00221A67" w:rsidP="0002334F">
      <w:pPr>
        <w:jc w:val="both"/>
        <w:rPr>
          <w:rFonts w:ascii="Times New Roman" w:hAnsi="Times New Roman" w:cs="Times New Roman"/>
          <w:sz w:val="24"/>
          <w:szCs w:val="24"/>
          <w:lang w:val="es-MX"/>
        </w:rPr>
      </w:pPr>
      <w:del w:id="248" w:author="ISAAC MONTOYA LÓPEZ" w:date="2023-05-04T21:03:00Z">
        <w:r w:rsidDel="0002334F">
          <w:br/>
        </w:r>
      </w:del>
      <w:r>
        <w:tab/>
      </w:r>
      <w:r w:rsidR="570B7B1C" w:rsidRPr="024E2CDB">
        <w:rPr>
          <w:rFonts w:ascii="Times New Roman" w:hAnsi="Times New Roman" w:cs="Times New Roman"/>
          <w:sz w:val="24"/>
          <w:szCs w:val="24"/>
          <w:lang w:val="es-MX"/>
        </w:rPr>
        <w:t xml:space="preserve">Por otro lado, del fruto mortecino se formaron </w:t>
      </w:r>
      <w:r w:rsidR="6BF43FFF" w:rsidRPr="024E2CDB">
        <w:rPr>
          <w:rFonts w:ascii="Times New Roman" w:hAnsi="Times New Roman" w:cs="Times New Roman"/>
          <w:sz w:val="24"/>
          <w:szCs w:val="24"/>
          <w:lang w:val="es-MX"/>
        </w:rPr>
        <w:t>otra clase de seres, dotados de consciencia por el gusano enviado por Dios-Universo. Sus rama</w:t>
      </w:r>
      <w:r w:rsidR="5DF643A2" w:rsidRPr="024E2CDB">
        <w:rPr>
          <w:rFonts w:ascii="Times New Roman" w:hAnsi="Times New Roman" w:cs="Times New Roman"/>
          <w:sz w:val="24"/>
          <w:szCs w:val="24"/>
          <w:lang w:val="es-MX"/>
        </w:rPr>
        <w:t>s dieron origen a aquellos que estaban destinados a dominar la Tierra. Sin embargo, el descuido humano de la</w:t>
      </w:r>
      <w:r w:rsidR="227D8D16" w:rsidRPr="024E2CDB">
        <w:rPr>
          <w:rFonts w:ascii="Times New Roman" w:hAnsi="Times New Roman" w:cs="Times New Roman"/>
          <w:sz w:val="24"/>
          <w:szCs w:val="24"/>
          <w:lang w:val="es-MX"/>
        </w:rPr>
        <w:t xml:space="preserve"> creación trajo consigo una plaga enviada por el Todopoderoso.</w:t>
      </w:r>
    </w:p>
    <w:p w14:paraId="13859F4F" w14:textId="2FEF847B" w:rsidR="227D8D16" w:rsidRDefault="227D8D16" w:rsidP="024E2CDB">
      <w:pPr>
        <w:ind w:firstLine="708"/>
        <w:jc w:val="both"/>
        <w:rPr>
          <w:rFonts w:ascii="Times New Roman" w:hAnsi="Times New Roman" w:cs="Times New Roman"/>
          <w:sz w:val="24"/>
          <w:szCs w:val="24"/>
          <w:lang w:val="es-MX"/>
        </w:rPr>
      </w:pPr>
      <w:r w:rsidRPr="024E2CDB">
        <w:rPr>
          <w:rFonts w:ascii="Times New Roman" w:hAnsi="Times New Roman" w:cs="Times New Roman"/>
          <w:sz w:val="24"/>
          <w:szCs w:val="24"/>
          <w:lang w:val="es-MX"/>
        </w:rPr>
        <w:t>Dichosos aquellos que la acepten como parte del Plan Divino y se opongan a los gobiernos opresores”.</w:t>
      </w:r>
    </w:p>
    <w:p w14:paraId="630057EA" w14:textId="29A5CECF" w:rsidR="024E2CDB" w:rsidRDefault="024E2CDB" w:rsidP="024E2CDB">
      <w:pPr>
        <w:jc w:val="both"/>
        <w:rPr>
          <w:rFonts w:ascii="Times New Roman" w:hAnsi="Times New Roman" w:cs="Times New Roman"/>
          <w:sz w:val="24"/>
          <w:szCs w:val="24"/>
          <w:lang w:val="es-MX"/>
        </w:rPr>
      </w:pPr>
    </w:p>
    <w:p w14:paraId="53E5BBF8" w14:textId="6B7DE2CC" w:rsidR="5B400E05" w:rsidRDefault="5B400E05" w:rsidP="024E2CDB">
      <w:pPr>
        <w:pStyle w:val="Prrafodelista"/>
        <w:numPr>
          <w:ilvl w:val="0"/>
          <w:numId w:val="1"/>
        </w:numPr>
        <w:jc w:val="both"/>
        <w:rPr>
          <w:rFonts w:ascii="Times New Roman" w:hAnsi="Times New Roman" w:cs="Times New Roman"/>
          <w:sz w:val="24"/>
          <w:szCs w:val="24"/>
          <w:lang w:val="es-MX"/>
        </w:rPr>
      </w:pPr>
      <w:commentRangeStart w:id="249"/>
      <w:r w:rsidRPr="024E2CDB">
        <w:rPr>
          <w:rFonts w:ascii="Times New Roman" w:hAnsi="Times New Roman" w:cs="Times New Roman"/>
          <w:sz w:val="24"/>
          <w:szCs w:val="24"/>
          <w:lang w:val="es-MX"/>
        </w:rPr>
        <w:t xml:space="preserve">Parte de un discurso dado por Jeremiah Martin, fundador de la </w:t>
      </w:r>
      <w:r w:rsidRPr="024E2CDB">
        <w:rPr>
          <w:rFonts w:ascii="Times New Roman" w:hAnsi="Times New Roman" w:cs="Times New Roman"/>
          <w:i/>
          <w:iCs/>
          <w:sz w:val="24"/>
          <w:szCs w:val="24"/>
          <w:lang w:val="es-MX"/>
        </w:rPr>
        <w:t>Comunidad por el Renacimiento de la Vida</w:t>
      </w:r>
      <w:r w:rsidR="137E5CD3" w:rsidRPr="024E2CDB">
        <w:rPr>
          <w:rFonts w:ascii="Times New Roman" w:hAnsi="Times New Roman" w:cs="Times New Roman"/>
          <w:sz w:val="24"/>
          <w:szCs w:val="24"/>
          <w:lang w:val="es-MX"/>
        </w:rPr>
        <w:t>, en una cadena televisiva de Kenia.</w:t>
      </w:r>
      <w:commentRangeEnd w:id="249"/>
      <w:r w:rsidR="0002334F">
        <w:rPr>
          <w:rStyle w:val="Refdecomentario"/>
        </w:rPr>
        <w:commentReference w:id="249"/>
      </w:r>
    </w:p>
    <w:p w14:paraId="1E479AB2" w14:textId="147DBC25" w:rsidR="00221A67" w:rsidRDefault="00221A67" w:rsidP="024E2CDB">
      <w:pPr>
        <w:jc w:val="both"/>
        <w:rPr>
          <w:rFonts w:ascii="Times New Roman" w:hAnsi="Times New Roman" w:cs="Times New Roman"/>
          <w:sz w:val="24"/>
          <w:szCs w:val="24"/>
          <w:lang w:val="es-MX"/>
        </w:rPr>
      </w:pPr>
    </w:p>
    <w:p w14:paraId="71D70494" w14:textId="621ED20E" w:rsidR="00CD43E3" w:rsidRDefault="00CD43E3" w:rsidP="7DBCA805">
      <w:pPr>
        <w:ind w:firstLine="708"/>
        <w:jc w:val="both"/>
        <w:rPr>
          <w:rFonts w:ascii="Times New Roman" w:hAnsi="Times New Roman" w:cs="Times New Roman"/>
          <w:sz w:val="24"/>
          <w:szCs w:val="24"/>
          <w:lang w:val="es-MX"/>
        </w:rPr>
      </w:pPr>
      <w:r w:rsidRPr="7DBCA805">
        <w:rPr>
          <w:rFonts w:ascii="Times New Roman" w:hAnsi="Times New Roman" w:cs="Times New Roman"/>
          <w:sz w:val="24"/>
          <w:szCs w:val="24"/>
          <w:lang w:val="es-MX"/>
        </w:rPr>
        <w:t>Se podría considerar que las bacterias conscientes tienen como dios al virus I-12, el cual las domina completamente y utiliza cada una de sus copias para un fin común, el de llevar la Tierra al Caldo Primitivo. Con base a lo anterior, el virus tiene fines apocalípticos y busca recrear nuevamente el inicio de la vida, pero d</w:t>
      </w:r>
      <w:ins w:id="250" w:author="ISAAC MONTOYA LÓPEZ" w:date="2023-05-04T21:04:00Z">
        <w:r w:rsidR="0002334F">
          <w:rPr>
            <w:rFonts w:ascii="Times New Roman" w:hAnsi="Times New Roman" w:cs="Times New Roman"/>
            <w:sz w:val="24"/>
            <w:szCs w:val="24"/>
            <w:lang w:val="es-MX"/>
          </w:rPr>
          <w:t>o</w:t>
        </w:r>
      </w:ins>
      <w:del w:id="251" w:author="ISAAC MONTOYA LÓPEZ" w:date="2023-05-04T21:04:00Z">
        <w:r w:rsidRPr="7DBCA805" w:rsidDel="0002334F">
          <w:rPr>
            <w:rFonts w:ascii="Times New Roman" w:hAnsi="Times New Roman" w:cs="Times New Roman"/>
            <w:sz w:val="24"/>
            <w:szCs w:val="24"/>
            <w:lang w:val="es-MX"/>
          </w:rPr>
          <w:delText>ó</w:delText>
        </w:r>
      </w:del>
      <w:r w:rsidRPr="7DBCA805">
        <w:rPr>
          <w:rFonts w:ascii="Times New Roman" w:hAnsi="Times New Roman" w:cs="Times New Roman"/>
          <w:sz w:val="24"/>
          <w:szCs w:val="24"/>
          <w:lang w:val="es-MX"/>
        </w:rPr>
        <w:t xml:space="preserve">nde solo existan seres bajo su dominio. </w:t>
      </w:r>
    </w:p>
    <w:p w14:paraId="4F3C4A63" w14:textId="292A483E" w:rsidR="7154E9C0" w:rsidRDefault="7154E9C0" w:rsidP="7A71DD4A">
      <w:pPr>
        <w:ind w:firstLine="708"/>
        <w:jc w:val="both"/>
        <w:rPr>
          <w:rFonts w:ascii="Times New Roman" w:hAnsi="Times New Roman" w:cs="Times New Roman"/>
          <w:sz w:val="24"/>
          <w:szCs w:val="24"/>
          <w:lang w:val="es-MX"/>
        </w:rPr>
      </w:pPr>
      <w:r w:rsidRPr="7A71DD4A">
        <w:rPr>
          <w:rFonts w:ascii="Times New Roman" w:hAnsi="Times New Roman" w:cs="Times New Roman"/>
          <w:sz w:val="24"/>
          <w:szCs w:val="24"/>
          <w:lang w:val="es-MX"/>
        </w:rPr>
        <w:t xml:space="preserve">A lo largo del mundo, especialmente en África, ha nacido </w:t>
      </w:r>
      <w:r w:rsidR="5682B7DF" w:rsidRPr="7A71DD4A">
        <w:rPr>
          <w:rFonts w:ascii="Times New Roman" w:hAnsi="Times New Roman" w:cs="Times New Roman"/>
          <w:sz w:val="24"/>
          <w:szCs w:val="24"/>
          <w:lang w:val="es-MX"/>
        </w:rPr>
        <w:t>un nuevo</w:t>
      </w:r>
      <w:r w:rsidRPr="7A71DD4A">
        <w:rPr>
          <w:rFonts w:ascii="Times New Roman" w:hAnsi="Times New Roman" w:cs="Times New Roman"/>
          <w:sz w:val="24"/>
          <w:szCs w:val="24"/>
          <w:lang w:val="es-MX"/>
        </w:rPr>
        <w:t xml:space="preserve"> culto que busca </w:t>
      </w:r>
      <w:r w:rsidR="748848C3" w:rsidRPr="7A71DD4A">
        <w:rPr>
          <w:rFonts w:ascii="Times New Roman" w:hAnsi="Times New Roman" w:cs="Times New Roman"/>
          <w:sz w:val="24"/>
          <w:szCs w:val="24"/>
          <w:lang w:val="es-MX"/>
        </w:rPr>
        <w:t>promulgar “</w:t>
      </w:r>
      <w:r w:rsidR="748848C3" w:rsidRPr="7A71DD4A">
        <w:rPr>
          <w:rFonts w:ascii="Times New Roman" w:hAnsi="Times New Roman" w:cs="Times New Roman"/>
          <w:i/>
          <w:iCs/>
          <w:sz w:val="24"/>
          <w:szCs w:val="24"/>
          <w:lang w:val="es-MX"/>
        </w:rPr>
        <w:t>La palabra del Omnipotente</w:t>
      </w:r>
      <w:r w:rsidR="3FE4F145" w:rsidRPr="7A71DD4A">
        <w:rPr>
          <w:rFonts w:ascii="Times New Roman" w:hAnsi="Times New Roman" w:cs="Times New Roman"/>
          <w:i/>
          <w:iCs/>
          <w:sz w:val="24"/>
          <w:szCs w:val="24"/>
          <w:lang w:val="es-MX"/>
        </w:rPr>
        <w:t>*</w:t>
      </w:r>
      <w:r w:rsidR="748848C3" w:rsidRPr="7A71DD4A">
        <w:rPr>
          <w:rFonts w:ascii="Times New Roman" w:hAnsi="Times New Roman" w:cs="Times New Roman"/>
          <w:sz w:val="24"/>
          <w:szCs w:val="24"/>
          <w:lang w:val="es-MX"/>
        </w:rPr>
        <w:t xml:space="preserve">”, aquella deidad encargada del universo que ha enviado </w:t>
      </w:r>
      <w:r w:rsidR="4DE2EDA2" w:rsidRPr="7A71DD4A">
        <w:rPr>
          <w:rFonts w:ascii="Times New Roman" w:hAnsi="Times New Roman" w:cs="Times New Roman"/>
          <w:sz w:val="24"/>
          <w:szCs w:val="24"/>
          <w:lang w:val="es-MX"/>
        </w:rPr>
        <w:t>L</w:t>
      </w:r>
      <w:r w:rsidR="748848C3" w:rsidRPr="7A71DD4A">
        <w:rPr>
          <w:rFonts w:ascii="Times New Roman" w:hAnsi="Times New Roman" w:cs="Times New Roman"/>
          <w:i/>
          <w:iCs/>
          <w:sz w:val="24"/>
          <w:szCs w:val="24"/>
          <w:lang w:val="es-MX"/>
        </w:rPr>
        <w:t>a</w:t>
      </w:r>
      <w:r w:rsidR="748848C3" w:rsidRPr="7A71DD4A">
        <w:rPr>
          <w:rFonts w:ascii="Times New Roman" w:hAnsi="Times New Roman" w:cs="Times New Roman"/>
          <w:sz w:val="24"/>
          <w:szCs w:val="24"/>
          <w:lang w:val="es-MX"/>
        </w:rPr>
        <w:t xml:space="preserve"> </w:t>
      </w:r>
      <w:r w:rsidR="748848C3" w:rsidRPr="7A71DD4A">
        <w:rPr>
          <w:rFonts w:ascii="Times New Roman" w:hAnsi="Times New Roman" w:cs="Times New Roman"/>
          <w:i/>
          <w:iCs/>
          <w:sz w:val="24"/>
          <w:szCs w:val="24"/>
          <w:lang w:val="es-MX"/>
        </w:rPr>
        <w:t>Primera Plaga</w:t>
      </w:r>
      <w:r w:rsidR="1CE6A523" w:rsidRPr="7A71DD4A">
        <w:rPr>
          <w:rFonts w:ascii="Times New Roman" w:hAnsi="Times New Roman" w:cs="Times New Roman"/>
          <w:i/>
          <w:iCs/>
          <w:sz w:val="24"/>
          <w:szCs w:val="24"/>
          <w:lang w:val="es-MX"/>
        </w:rPr>
        <w:t xml:space="preserve"> </w:t>
      </w:r>
      <w:r w:rsidR="1CE6A523" w:rsidRPr="7A71DD4A">
        <w:rPr>
          <w:rFonts w:ascii="Times New Roman" w:hAnsi="Times New Roman" w:cs="Times New Roman"/>
          <w:sz w:val="24"/>
          <w:szCs w:val="24"/>
          <w:lang w:val="es-MX"/>
        </w:rPr>
        <w:t>a los Seres Humanos</w:t>
      </w:r>
      <w:r w:rsidR="1CE6A523" w:rsidRPr="7A71DD4A">
        <w:rPr>
          <w:rFonts w:ascii="Times New Roman" w:hAnsi="Times New Roman" w:cs="Times New Roman"/>
          <w:i/>
          <w:iCs/>
          <w:sz w:val="24"/>
          <w:szCs w:val="24"/>
          <w:lang w:val="es-MX"/>
        </w:rPr>
        <w:t>.</w:t>
      </w:r>
      <w:r w:rsidR="22E19D56" w:rsidRPr="7A71DD4A">
        <w:rPr>
          <w:rFonts w:ascii="Times New Roman" w:hAnsi="Times New Roman" w:cs="Times New Roman"/>
          <w:i/>
          <w:iCs/>
          <w:sz w:val="24"/>
          <w:szCs w:val="24"/>
          <w:lang w:val="es-MX"/>
        </w:rPr>
        <w:t xml:space="preserve"> </w:t>
      </w:r>
      <w:r w:rsidR="22E19D56" w:rsidRPr="7A71DD4A">
        <w:rPr>
          <w:rFonts w:ascii="Times New Roman" w:hAnsi="Times New Roman" w:cs="Times New Roman"/>
          <w:sz w:val="24"/>
          <w:szCs w:val="24"/>
          <w:lang w:val="es-MX"/>
        </w:rPr>
        <w:t>Sus adeptos a lo largo del mundo han creado nuevos “</w:t>
      </w:r>
      <w:proofErr w:type="spellStart"/>
      <w:r w:rsidR="22E19D56" w:rsidRPr="7A71DD4A">
        <w:rPr>
          <w:rFonts w:ascii="Times New Roman" w:hAnsi="Times New Roman" w:cs="Times New Roman"/>
          <w:sz w:val="24"/>
          <w:szCs w:val="24"/>
          <w:lang w:val="es-MX"/>
        </w:rPr>
        <w:t>subcultos</w:t>
      </w:r>
      <w:proofErr w:type="spellEnd"/>
      <w:r w:rsidR="22E19D56" w:rsidRPr="7A71DD4A">
        <w:rPr>
          <w:rFonts w:ascii="Times New Roman" w:hAnsi="Times New Roman" w:cs="Times New Roman"/>
          <w:sz w:val="24"/>
          <w:szCs w:val="24"/>
          <w:lang w:val="es-MX"/>
        </w:rPr>
        <w:t xml:space="preserve">”, e incluso han realizados ataques terroristas en ciudades y bases militares. </w:t>
      </w:r>
      <w:r w:rsidR="23BE259B" w:rsidRPr="7A71DD4A">
        <w:rPr>
          <w:rFonts w:ascii="Times New Roman" w:hAnsi="Times New Roman" w:cs="Times New Roman"/>
          <w:sz w:val="24"/>
          <w:szCs w:val="24"/>
          <w:lang w:val="es-MX"/>
        </w:rPr>
        <w:t>Con respecto a las religiones monoteístas tradicionales (cristianismo, islam y judaísmo), sus feligreses perciben la infección del virus I-12 como un castigo divino</w:t>
      </w:r>
      <w:r w:rsidR="1DDBC159" w:rsidRPr="7A71DD4A">
        <w:rPr>
          <w:rFonts w:ascii="Times New Roman" w:hAnsi="Times New Roman" w:cs="Times New Roman"/>
          <w:sz w:val="24"/>
          <w:szCs w:val="24"/>
          <w:lang w:val="es-MX"/>
        </w:rPr>
        <w:t>,</w:t>
      </w:r>
      <w:r w:rsidR="23BE259B" w:rsidRPr="7A71DD4A">
        <w:rPr>
          <w:rFonts w:ascii="Times New Roman" w:hAnsi="Times New Roman" w:cs="Times New Roman"/>
          <w:sz w:val="24"/>
          <w:szCs w:val="24"/>
          <w:lang w:val="es-MX"/>
        </w:rPr>
        <w:t xml:space="preserve"> y el inicio del apocalipsis en sus respectivas r</w:t>
      </w:r>
      <w:r w:rsidR="53DB75CF" w:rsidRPr="7A71DD4A">
        <w:rPr>
          <w:rFonts w:ascii="Times New Roman" w:hAnsi="Times New Roman" w:cs="Times New Roman"/>
          <w:sz w:val="24"/>
          <w:szCs w:val="24"/>
          <w:lang w:val="es-MX"/>
        </w:rPr>
        <w:t xml:space="preserve">eligiones. </w:t>
      </w:r>
    </w:p>
    <w:p w14:paraId="5D0CF284" w14:textId="7E1E70F0" w:rsidR="7DBCA805" w:rsidRDefault="7DBCA805" w:rsidP="7DBCA805">
      <w:pPr>
        <w:ind w:firstLine="708"/>
        <w:jc w:val="both"/>
        <w:rPr>
          <w:rFonts w:ascii="Times New Roman" w:hAnsi="Times New Roman" w:cs="Times New Roman"/>
          <w:i/>
          <w:iCs/>
          <w:sz w:val="24"/>
          <w:szCs w:val="24"/>
          <w:lang w:val="es-MX"/>
        </w:rPr>
      </w:pPr>
    </w:p>
    <w:p w14:paraId="0D2D9B17" w14:textId="5DED6422" w:rsidR="5FFAFACD" w:rsidRDefault="5FFAFACD" w:rsidP="7DBCA805">
      <w:pPr>
        <w:jc w:val="both"/>
        <w:rPr>
          <w:rFonts w:ascii="Times New Roman" w:hAnsi="Times New Roman" w:cs="Times New Roman"/>
          <w:sz w:val="24"/>
          <w:szCs w:val="24"/>
          <w:lang w:val="es-MX"/>
        </w:rPr>
      </w:pPr>
      <w:commentRangeStart w:id="252"/>
      <w:r w:rsidRPr="7DBCA805">
        <w:rPr>
          <w:rFonts w:ascii="Times New Roman" w:hAnsi="Times New Roman" w:cs="Times New Roman"/>
          <w:i/>
          <w:iCs/>
          <w:sz w:val="24"/>
          <w:szCs w:val="24"/>
          <w:lang w:val="es-MX"/>
        </w:rPr>
        <w:t xml:space="preserve">*Omnipotente y Dios-Universo </w:t>
      </w:r>
      <w:r w:rsidRPr="7DBCA805">
        <w:rPr>
          <w:rFonts w:ascii="Times New Roman" w:hAnsi="Times New Roman" w:cs="Times New Roman"/>
          <w:sz w:val="24"/>
          <w:szCs w:val="24"/>
          <w:lang w:val="es-MX"/>
        </w:rPr>
        <w:t xml:space="preserve">son sinónimos para </w:t>
      </w:r>
      <w:r w:rsidR="14CD2E72" w:rsidRPr="7DBCA805">
        <w:rPr>
          <w:rFonts w:ascii="Times New Roman" w:hAnsi="Times New Roman" w:cs="Times New Roman"/>
          <w:sz w:val="24"/>
          <w:szCs w:val="24"/>
          <w:lang w:val="es-MX"/>
        </w:rPr>
        <w:t>la deidad de</w:t>
      </w:r>
      <w:r w:rsidRPr="7DBCA805">
        <w:rPr>
          <w:rFonts w:ascii="Times New Roman" w:hAnsi="Times New Roman" w:cs="Times New Roman"/>
          <w:sz w:val="24"/>
          <w:szCs w:val="24"/>
          <w:lang w:val="es-MX"/>
        </w:rPr>
        <w:t xml:space="preserve"> </w:t>
      </w:r>
      <w:r w:rsidRPr="7DBCA805">
        <w:rPr>
          <w:rFonts w:ascii="Times New Roman" w:hAnsi="Times New Roman" w:cs="Times New Roman"/>
          <w:i/>
          <w:iCs/>
          <w:sz w:val="24"/>
          <w:szCs w:val="24"/>
          <w:lang w:val="es-MX"/>
        </w:rPr>
        <w:t>la</w:t>
      </w:r>
      <w:r w:rsidRPr="7DBCA805">
        <w:rPr>
          <w:rFonts w:ascii="Times New Roman" w:hAnsi="Times New Roman" w:cs="Times New Roman"/>
          <w:sz w:val="24"/>
          <w:szCs w:val="24"/>
          <w:lang w:val="es-MX"/>
        </w:rPr>
        <w:t xml:space="preserve"> </w:t>
      </w:r>
      <w:r w:rsidRPr="7DBCA805">
        <w:rPr>
          <w:rFonts w:ascii="Times New Roman" w:hAnsi="Times New Roman" w:cs="Times New Roman"/>
          <w:i/>
          <w:iCs/>
          <w:sz w:val="24"/>
          <w:szCs w:val="24"/>
          <w:lang w:val="es-MX"/>
        </w:rPr>
        <w:t>Comunidad por el Renacimiento de la Vida</w:t>
      </w:r>
      <w:commentRangeEnd w:id="252"/>
      <w:r w:rsidR="0002334F">
        <w:rPr>
          <w:rStyle w:val="Refdecomentario"/>
        </w:rPr>
        <w:commentReference w:id="252"/>
      </w:r>
    </w:p>
    <w:p w14:paraId="6256240C" w14:textId="63079704" w:rsidR="7DBCA805" w:rsidRDefault="7DBCA805" w:rsidP="7DBCA805">
      <w:pPr>
        <w:jc w:val="both"/>
        <w:rPr>
          <w:rFonts w:ascii="Times New Roman" w:hAnsi="Times New Roman" w:cs="Times New Roman"/>
          <w:sz w:val="24"/>
          <w:szCs w:val="24"/>
          <w:lang w:val="es-MX"/>
        </w:rPr>
      </w:pPr>
    </w:p>
    <w:p w14:paraId="2438E17E" w14:textId="4163661D" w:rsidR="00186F7C" w:rsidRDefault="00186F7C" w:rsidP="00186F7C">
      <w:pPr>
        <w:pStyle w:val="Ttulo1"/>
        <w:rPr>
          <w:lang w:val="es-MX"/>
        </w:rPr>
      </w:pPr>
      <w:bookmarkStart w:id="253" w:name="_Toc1117607692"/>
      <w:r w:rsidRPr="7DBCA805">
        <w:rPr>
          <w:lang w:val="es-MX"/>
        </w:rPr>
        <w:t>Filosofía</w:t>
      </w:r>
      <w:bookmarkEnd w:id="253"/>
    </w:p>
    <w:p w14:paraId="0AB1A142" w14:textId="7206A75B" w:rsidR="00CD43E3" w:rsidRPr="00CD43E3" w:rsidRDefault="71AB29B9" w:rsidP="00221A67">
      <w:pPr>
        <w:jc w:val="both"/>
        <w:rPr>
          <w:rFonts w:ascii="Times New Roman" w:hAnsi="Times New Roman" w:cs="Times New Roman"/>
          <w:sz w:val="24"/>
          <w:szCs w:val="24"/>
          <w:lang w:val="es-MX"/>
        </w:rPr>
      </w:pPr>
      <w:commentRangeStart w:id="254"/>
      <w:r w:rsidRPr="63A0941F">
        <w:rPr>
          <w:rFonts w:ascii="Times New Roman" w:hAnsi="Times New Roman" w:cs="Times New Roman"/>
          <w:sz w:val="24"/>
          <w:szCs w:val="24"/>
          <w:lang w:val="es-MX"/>
        </w:rPr>
        <w:t>De acuerdo con diversos estudios realizados por científicos de la Comisión de Ciencias de la ONU, l</w:t>
      </w:r>
      <w:r w:rsidR="00CD43E3" w:rsidRPr="63A0941F">
        <w:rPr>
          <w:rFonts w:ascii="Times New Roman" w:hAnsi="Times New Roman" w:cs="Times New Roman"/>
          <w:sz w:val="24"/>
          <w:szCs w:val="24"/>
          <w:lang w:val="es-MX"/>
        </w:rPr>
        <w:t>as bacterias conscientes han mostrado</w:t>
      </w:r>
      <w:del w:id="255" w:author="ISAAC MONTOYA LÓPEZ" w:date="2023-05-04T21:07:00Z">
        <w:r w:rsidR="00CD43E3" w:rsidRPr="63A0941F" w:rsidDel="0002334F">
          <w:rPr>
            <w:rFonts w:ascii="Times New Roman" w:hAnsi="Times New Roman" w:cs="Times New Roman"/>
            <w:sz w:val="24"/>
            <w:szCs w:val="24"/>
            <w:lang w:val="es-MX"/>
          </w:rPr>
          <w:delText xml:space="preserve"> </w:delText>
        </w:r>
        <w:r w:rsidR="53F27FFD" w:rsidRPr="63A0941F" w:rsidDel="0002334F">
          <w:rPr>
            <w:rFonts w:ascii="Times New Roman" w:hAnsi="Times New Roman" w:cs="Times New Roman"/>
            <w:sz w:val="24"/>
            <w:szCs w:val="24"/>
            <w:lang w:val="es-MX"/>
          </w:rPr>
          <w:delText>de</w:delText>
        </w:r>
      </w:del>
      <w:r w:rsidR="53F27FFD" w:rsidRPr="63A0941F">
        <w:rPr>
          <w:rFonts w:ascii="Times New Roman" w:hAnsi="Times New Roman" w:cs="Times New Roman"/>
          <w:sz w:val="24"/>
          <w:szCs w:val="24"/>
          <w:lang w:val="es-MX"/>
        </w:rPr>
        <w:t xml:space="preserve"> </w:t>
      </w:r>
      <w:r w:rsidR="00CD43E3" w:rsidRPr="63A0941F">
        <w:rPr>
          <w:rFonts w:ascii="Times New Roman" w:hAnsi="Times New Roman" w:cs="Times New Roman"/>
          <w:sz w:val="24"/>
          <w:szCs w:val="24"/>
          <w:lang w:val="es-MX"/>
        </w:rPr>
        <w:t xml:space="preserve">que su filosofía se basa en el conocimiento del mundo vivo a través de su utilización y descomposición. Gracias a la constante </w:t>
      </w:r>
      <w:r w:rsidR="00CD43E3" w:rsidRPr="63A0941F">
        <w:rPr>
          <w:rFonts w:ascii="Times New Roman" w:hAnsi="Times New Roman" w:cs="Times New Roman"/>
          <w:i/>
          <w:iCs/>
          <w:sz w:val="24"/>
          <w:szCs w:val="24"/>
          <w:lang w:val="es-MX"/>
        </w:rPr>
        <w:t xml:space="preserve">experimentación </w:t>
      </w:r>
      <w:r w:rsidR="00CD43E3" w:rsidRPr="63A0941F">
        <w:rPr>
          <w:rFonts w:ascii="Times New Roman" w:hAnsi="Times New Roman" w:cs="Times New Roman"/>
          <w:sz w:val="24"/>
          <w:szCs w:val="24"/>
          <w:lang w:val="es-MX"/>
        </w:rPr>
        <w:t>que realizan con sus huéspedes pluricelulares, han adquirido formas eficaces de propagarse y comunicarse con sus semejantes. Asimismo, las bacterias perciben su existencia</w:t>
      </w:r>
      <w:r w:rsidR="00221A67" w:rsidRPr="63A0941F">
        <w:rPr>
          <w:rFonts w:ascii="Times New Roman" w:hAnsi="Times New Roman" w:cs="Times New Roman"/>
          <w:sz w:val="24"/>
          <w:szCs w:val="24"/>
          <w:lang w:val="es-MX"/>
        </w:rPr>
        <w:t xml:space="preserve"> como una manera de cumplir los designios que el virus les ordena.</w:t>
      </w:r>
      <w:commentRangeEnd w:id="254"/>
      <w:r w:rsidR="0002334F">
        <w:rPr>
          <w:rStyle w:val="Refdecomentario"/>
        </w:rPr>
        <w:commentReference w:id="254"/>
      </w:r>
    </w:p>
    <w:p w14:paraId="26F1CA17" w14:textId="4E65917F" w:rsidR="76192D55" w:rsidRDefault="76192D55" w:rsidP="7DBCA805">
      <w:pPr>
        <w:ind w:firstLine="432"/>
        <w:jc w:val="both"/>
        <w:rPr>
          <w:rFonts w:ascii="Times New Roman" w:hAnsi="Times New Roman" w:cs="Times New Roman"/>
          <w:sz w:val="24"/>
          <w:szCs w:val="24"/>
          <w:lang w:val="es-MX"/>
        </w:rPr>
      </w:pPr>
      <w:r w:rsidRPr="7A71DD4A">
        <w:rPr>
          <w:rFonts w:ascii="Times New Roman" w:hAnsi="Times New Roman" w:cs="Times New Roman"/>
          <w:sz w:val="24"/>
          <w:szCs w:val="24"/>
          <w:lang w:val="es-MX"/>
        </w:rPr>
        <w:t xml:space="preserve">Por otro lado, la invasión bacteriana es vista por los humanos como la forma en que la naturaleza busca recuperar su equilibrio nuevamente, tras los daños desproporcionados e irreversibles que la han afectado. </w:t>
      </w:r>
      <w:r w:rsidR="43404106" w:rsidRPr="7A71DD4A">
        <w:rPr>
          <w:rFonts w:ascii="Times New Roman" w:hAnsi="Times New Roman" w:cs="Times New Roman"/>
          <w:sz w:val="24"/>
          <w:szCs w:val="24"/>
          <w:lang w:val="es-MX"/>
        </w:rPr>
        <w:t xml:space="preserve">Después </w:t>
      </w:r>
      <w:r w:rsidR="354244A9" w:rsidRPr="7A71DD4A">
        <w:rPr>
          <w:rFonts w:ascii="Times New Roman" w:hAnsi="Times New Roman" w:cs="Times New Roman"/>
          <w:sz w:val="24"/>
          <w:szCs w:val="24"/>
          <w:lang w:val="es-MX"/>
        </w:rPr>
        <w:t xml:space="preserve">de </w:t>
      </w:r>
      <w:r w:rsidR="43404106" w:rsidRPr="7A71DD4A">
        <w:rPr>
          <w:rFonts w:ascii="Times New Roman" w:hAnsi="Times New Roman" w:cs="Times New Roman"/>
          <w:sz w:val="24"/>
          <w:szCs w:val="24"/>
          <w:lang w:val="es-MX"/>
        </w:rPr>
        <w:t xml:space="preserve">que el último ser pluricelular sea asimilado, la Tierra volverá a su estado primigenio e iniciará una reconstrucción de la vida, </w:t>
      </w:r>
      <w:r w:rsidR="6BA6AE27" w:rsidRPr="7A71DD4A">
        <w:rPr>
          <w:rFonts w:ascii="Times New Roman" w:hAnsi="Times New Roman" w:cs="Times New Roman"/>
          <w:sz w:val="24"/>
          <w:szCs w:val="24"/>
          <w:lang w:val="es-MX"/>
        </w:rPr>
        <w:t>liderada por el virus I-12. Este último es percibido como la representación de</w:t>
      </w:r>
      <w:r w:rsidR="73E729DA" w:rsidRPr="7A71DD4A">
        <w:rPr>
          <w:rFonts w:ascii="Times New Roman" w:hAnsi="Times New Roman" w:cs="Times New Roman"/>
          <w:sz w:val="24"/>
          <w:szCs w:val="24"/>
          <w:lang w:val="es-MX"/>
        </w:rPr>
        <w:t xml:space="preserve"> Dios en su </w:t>
      </w:r>
      <w:r w:rsidR="1FDC7E02" w:rsidRPr="7A71DD4A">
        <w:rPr>
          <w:rFonts w:ascii="Times New Roman" w:hAnsi="Times New Roman" w:cs="Times New Roman"/>
          <w:sz w:val="24"/>
          <w:szCs w:val="24"/>
          <w:lang w:val="es-MX"/>
        </w:rPr>
        <w:t>magna creación</w:t>
      </w:r>
      <w:r w:rsidR="73E729DA" w:rsidRPr="7A71DD4A">
        <w:rPr>
          <w:rFonts w:ascii="Times New Roman" w:hAnsi="Times New Roman" w:cs="Times New Roman"/>
          <w:sz w:val="24"/>
          <w:szCs w:val="24"/>
          <w:lang w:val="es-MX"/>
        </w:rPr>
        <w:t xml:space="preserve">, gracias al don de la consciencia que otorga. </w:t>
      </w:r>
    </w:p>
    <w:p w14:paraId="04C9EB00" w14:textId="7A73C61E" w:rsidR="44822589" w:rsidRDefault="44822589" w:rsidP="7A71DD4A">
      <w:pPr>
        <w:ind w:firstLine="432"/>
        <w:jc w:val="both"/>
        <w:rPr>
          <w:rFonts w:ascii="Times New Roman" w:hAnsi="Times New Roman" w:cs="Times New Roman"/>
          <w:sz w:val="24"/>
          <w:szCs w:val="24"/>
          <w:lang w:val="es-MX"/>
        </w:rPr>
      </w:pPr>
      <w:commentRangeStart w:id="256"/>
      <w:r w:rsidRPr="7A71DD4A">
        <w:rPr>
          <w:rFonts w:ascii="Times New Roman" w:hAnsi="Times New Roman" w:cs="Times New Roman"/>
          <w:sz w:val="24"/>
          <w:szCs w:val="24"/>
          <w:lang w:val="es-MX"/>
        </w:rPr>
        <w:t xml:space="preserve">Culturalmente, el virus es visto como una entidad colectivista, que busca unificar a todos los seres vivos en uno solo. Dichas formas de pensamiento son asociadas comúnmente al hemisferio oriental, por lo que los gobiernos estadounidenses y europeos </w:t>
      </w:r>
      <w:ins w:id="257" w:author="Juan Camilo Bolaños Garcia" w:date="2023-05-04T21:50:00Z">
        <w:r w:rsidR="001A67D0">
          <w:rPr>
            <w:rFonts w:ascii="Times New Roman" w:hAnsi="Times New Roman" w:cs="Times New Roman"/>
            <w:sz w:val="24"/>
            <w:szCs w:val="24"/>
            <w:lang w:val="es-MX"/>
          </w:rPr>
          <w:t>declaran públicamente</w:t>
        </w:r>
      </w:ins>
      <w:del w:id="258" w:author="Juan Camilo Bolaños Garcia" w:date="2023-05-04T21:50:00Z">
        <w:r w:rsidRPr="7A71DD4A" w:rsidDel="001A67D0">
          <w:rPr>
            <w:rFonts w:ascii="Times New Roman" w:hAnsi="Times New Roman" w:cs="Times New Roman"/>
            <w:sz w:val="24"/>
            <w:szCs w:val="24"/>
            <w:lang w:val="es-MX"/>
          </w:rPr>
          <w:delText>sospechan</w:delText>
        </w:r>
      </w:del>
      <w:r w:rsidRPr="7A71DD4A">
        <w:rPr>
          <w:rFonts w:ascii="Times New Roman" w:hAnsi="Times New Roman" w:cs="Times New Roman"/>
          <w:sz w:val="24"/>
          <w:szCs w:val="24"/>
          <w:lang w:val="es-MX"/>
        </w:rPr>
        <w:t xml:space="preserve"> que el organismo fue desarrollado en un laboratorio chino. Sin embargo, estas acusaciones carecen de fundamento y son una simple excusa para detener el crecimiento económico que ha presentado China, principalmente por los fondos que está recibiendo para la investigación científica.</w:t>
      </w:r>
      <w:commentRangeEnd w:id="256"/>
      <w:r w:rsidR="0002334F">
        <w:rPr>
          <w:rStyle w:val="Refdecomentario"/>
        </w:rPr>
        <w:commentReference w:id="256"/>
      </w:r>
    </w:p>
    <w:p w14:paraId="4FDD8308" w14:textId="51F4C399" w:rsidR="00186F7C" w:rsidRDefault="00186F7C" w:rsidP="00186F7C">
      <w:pPr>
        <w:pStyle w:val="Ttulo1"/>
        <w:rPr>
          <w:lang w:val="es-MX"/>
        </w:rPr>
      </w:pPr>
      <w:bookmarkStart w:id="259" w:name="_Toc1145273311"/>
      <w:r w:rsidRPr="7A71DD4A">
        <w:rPr>
          <w:lang w:val="es-MX"/>
        </w:rPr>
        <w:t>Material adicional</w:t>
      </w:r>
      <w:bookmarkEnd w:id="259"/>
    </w:p>
    <w:p w14:paraId="08151272" w14:textId="2319AA40" w:rsidR="4FECFD27" w:rsidRDefault="4FECFD27" w:rsidP="7A71DD4A">
      <w:pPr>
        <w:rPr>
          <w:lang w:val="es-MX"/>
        </w:rPr>
      </w:pPr>
      <w:commentRangeStart w:id="260"/>
      <w:r w:rsidRPr="7A71DD4A">
        <w:rPr>
          <w:lang w:val="es-MX"/>
        </w:rPr>
        <w:t>[En desarrollo e ideación]</w:t>
      </w:r>
      <w:commentRangeEnd w:id="260"/>
      <w:r w:rsidR="0002334F">
        <w:rPr>
          <w:rStyle w:val="Refdecomentario"/>
        </w:rPr>
        <w:commentReference w:id="260"/>
      </w:r>
    </w:p>
    <w:p w14:paraId="5807F7AB" w14:textId="77777777" w:rsidR="00B408B0" w:rsidRDefault="00B408B0" w:rsidP="00DE049A">
      <w:pPr>
        <w:jc w:val="both"/>
        <w:rPr>
          <w:rFonts w:ascii="Times New Roman" w:hAnsi="Times New Roman" w:cs="Times New Roman"/>
          <w:b/>
          <w:bCs/>
          <w:sz w:val="24"/>
          <w:szCs w:val="24"/>
          <w:lang w:val="es-MX"/>
        </w:rPr>
      </w:pPr>
    </w:p>
    <w:p w14:paraId="636CE86A" w14:textId="77777777" w:rsidR="00934959" w:rsidRDefault="00934959" w:rsidP="00DE049A">
      <w:pPr>
        <w:jc w:val="both"/>
        <w:rPr>
          <w:rFonts w:ascii="Times New Roman" w:hAnsi="Times New Roman" w:cs="Times New Roman"/>
          <w:sz w:val="24"/>
          <w:szCs w:val="24"/>
          <w:lang w:val="es-MX"/>
        </w:rPr>
      </w:pPr>
    </w:p>
    <w:p w14:paraId="4CBA6846" w14:textId="77777777" w:rsidR="00934959" w:rsidRPr="00E61E26" w:rsidRDefault="00934959" w:rsidP="00DE049A">
      <w:pPr>
        <w:jc w:val="both"/>
        <w:rPr>
          <w:rFonts w:ascii="Times New Roman" w:hAnsi="Times New Roman" w:cs="Times New Roman"/>
          <w:sz w:val="24"/>
          <w:szCs w:val="24"/>
          <w:lang w:val="es-MX"/>
        </w:rPr>
      </w:pPr>
    </w:p>
    <w:sectPr w:rsidR="00934959" w:rsidRPr="00E61E26">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ISAAC MONTOYA LÓPEZ" w:date="2023-05-04T20:27:00Z" w:initials="IML">
    <w:p w14:paraId="1F8D15B3" w14:textId="77777777" w:rsidR="0080726F" w:rsidRDefault="0080726F" w:rsidP="00A0360C">
      <w:pPr>
        <w:pStyle w:val="Textocomentario"/>
      </w:pPr>
      <w:r>
        <w:rPr>
          <w:rStyle w:val="Refdecomentario"/>
        </w:rPr>
        <w:annotationRef/>
      </w:r>
      <w:r>
        <w:rPr>
          <w:lang w:val="en-US"/>
        </w:rPr>
        <w:t>Títulos en Times New Roman</w:t>
      </w:r>
    </w:p>
  </w:comment>
  <w:comment w:id="209" w:author="ISAAC MONTOYA LÓPEZ" w:date="2023-05-04T20:29:00Z" w:initials="IML">
    <w:p w14:paraId="41B8876C" w14:textId="77777777" w:rsidR="0080726F" w:rsidRDefault="0080726F" w:rsidP="002D399E">
      <w:pPr>
        <w:pStyle w:val="Textocomentario"/>
      </w:pPr>
      <w:r>
        <w:rPr>
          <w:rStyle w:val="Refdecomentario"/>
        </w:rPr>
        <w:annotationRef/>
      </w:r>
      <w:r>
        <w:rPr>
          <w:lang w:val="en-US"/>
        </w:rPr>
        <w:t>Sustentados en las guerras.</w:t>
      </w:r>
    </w:p>
  </w:comment>
  <w:comment w:id="213" w:author="ISAAC MONTOYA LÓPEZ" w:date="2023-05-04T20:35:00Z" w:initials="IML">
    <w:p w14:paraId="0DED09F1" w14:textId="77777777" w:rsidR="0080726F" w:rsidRDefault="0080726F" w:rsidP="001064A4">
      <w:pPr>
        <w:pStyle w:val="Textocomentario"/>
      </w:pPr>
      <w:r>
        <w:rPr>
          <w:rStyle w:val="Refdecomentario"/>
        </w:rPr>
        <w:annotationRef/>
      </w:r>
      <w:r>
        <w:rPr>
          <w:lang w:val="en-US"/>
        </w:rPr>
        <w:t>Excelente descripción. El nombre del proyecto es evocativo. El virus I-12 debería describirse en relación conla descripción antes brindada del FoCL</w:t>
      </w:r>
    </w:p>
  </w:comment>
  <w:comment w:id="214" w:author="ISAAC MONTOYA LÓPEZ" w:date="2023-05-04T20:36:00Z" w:initials="IML">
    <w:p w14:paraId="1CED4818" w14:textId="77777777" w:rsidR="0080726F" w:rsidRDefault="0080726F" w:rsidP="003B6147">
      <w:pPr>
        <w:pStyle w:val="Textocomentario"/>
      </w:pPr>
      <w:r>
        <w:rPr>
          <w:rStyle w:val="Refdecomentario"/>
        </w:rPr>
        <w:annotationRef/>
      </w:r>
      <w:r>
        <w:rPr>
          <w:lang w:val="en-US"/>
        </w:rPr>
        <w:t xml:space="preserve">Este evento, como catalizador del conflicto, puede plantearse mejor. Reconsiderar. </w:t>
      </w:r>
    </w:p>
  </w:comment>
  <w:comment w:id="220" w:author="ISAAC MONTOYA LÓPEZ" w:date="2023-05-04T20:37:00Z" w:initials="IML">
    <w:p w14:paraId="0A405EB3" w14:textId="77777777" w:rsidR="0080726F" w:rsidRDefault="0080726F" w:rsidP="00B9334D">
      <w:pPr>
        <w:pStyle w:val="Textocomentario"/>
      </w:pPr>
      <w:r>
        <w:rPr>
          <w:rStyle w:val="Refdecomentario"/>
        </w:rPr>
        <w:annotationRef/>
      </w:r>
      <w:r>
        <w:rPr>
          <w:lang w:val="en-US"/>
        </w:rPr>
        <w:t xml:space="preserve">En este punto se puede volver a describir, de manera reiterativa, lo que es el Caldo Primitivo. Nunca hay que presuponer la atención y retentiva del lector. </w:t>
      </w:r>
    </w:p>
  </w:comment>
  <w:comment w:id="228" w:author="ISAAC MONTOYA LÓPEZ" w:date="2023-05-04T20:39:00Z" w:initials="IML">
    <w:p w14:paraId="14C1B9A8" w14:textId="77777777" w:rsidR="00F42622" w:rsidRDefault="00F42622" w:rsidP="007923D9">
      <w:pPr>
        <w:pStyle w:val="Textocomentario"/>
      </w:pPr>
      <w:r>
        <w:rPr>
          <w:rStyle w:val="Refdecomentario"/>
        </w:rPr>
        <w:annotationRef/>
      </w:r>
      <w:r>
        <w:rPr>
          <w:lang w:val="en-US"/>
        </w:rPr>
        <w:t>Sería interesante que este mapa genealógico incluya algún tipo de breve descripción.</w:t>
      </w:r>
    </w:p>
  </w:comment>
  <w:comment w:id="234" w:author="ISAAC MONTOYA LÓPEZ" w:date="2023-05-04T20:42:00Z" w:initials="IML">
    <w:p w14:paraId="795844D9" w14:textId="77777777" w:rsidR="00F42622" w:rsidRDefault="00F42622" w:rsidP="00587C9D">
      <w:pPr>
        <w:pStyle w:val="Textocomentario"/>
      </w:pPr>
      <w:r>
        <w:rPr>
          <w:rStyle w:val="Refdecomentario"/>
        </w:rPr>
        <w:annotationRef/>
      </w:r>
      <w:r>
        <w:rPr>
          <w:lang w:val="en-US"/>
        </w:rPr>
        <w:t xml:space="preserve">Replantear este proceso de simbiosis o reconsiderar funcionamiento. </w:t>
      </w:r>
    </w:p>
  </w:comment>
  <w:comment w:id="235" w:author="ISAAC MONTOYA LÓPEZ" w:date="2023-05-04T21:01:00Z" w:initials="IML">
    <w:p w14:paraId="0CF31036" w14:textId="77777777" w:rsidR="0002334F" w:rsidRDefault="0002334F" w:rsidP="006F73B4">
      <w:pPr>
        <w:pStyle w:val="Textocomentario"/>
      </w:pPr>
      <w:r>
        <w:rPr>
          <w:rStyle w:val="Refdecomentario"/>
        </w:rPr>
        <w:annotationRef/>
      </w:r>
      <w:r>
        <w:rPr>
          <w:lang w:val="en-US"/>
        </w:rPr>
        <w:t xml:space="preserve">Esta idea se contradice con la anterior. Si la combinación es aleatoria, tiene que ser más extravagante o extraña- </w:t>
      </w:r>
    </w:p>
  </w:comment>
  <w:comment w:id="241" w:author="ISAAC MONTOYA LÓPEZ" w:date="2023-05-04T21:02:00Z" w:initials="IML">
    <w:p w14:paraId="4067426F" w14:textId="77777777" w:rsidR="0002334F" w:rsidRDefault="0002334F" w:rsidP="00AB1A30">
      <w:pPr>
        <w:pStyle w:val="Textocomentario"/>
      </w:pPr>
      <w:r>
        <w:rPr>
          <w:rStyle w:val="Refdecomentario"/>
        </w:rPr>
        <w:annotationRef/>
      </w:r>
      <w:r>
        <w:rPr>
          <w:lang w:val="en-US"/>
        </w:rPr>
        <w:t xml:space="preserve">Esto no debería ser un asterisco, sino un párrafo en sí mismo. </w:t>
      </w:r>
    </w:p>
  </w:comment>
  <w:comment w:id="249" w:author="ISAAC MONTOYA LÓPEZ" w:date="2023-05-04T21:05:00Z" w:initials="IML">
    <w:p w14:paraId="29112D5E" w14:textId="77777777" w:rsidR="0002334F" w:rsidRDefault="0002334F" w:rsidP="0010330C">
      <w:pPr>
        <w:pStyle w:val="Textocomentario"/>
      </w:pPr>
      <w:r>
        <w:rPr>
          <w:rStyle w:val="Refdecomentario"/>
        </w:rPr>
        <w:annotationRef/>
      </w:r>
      <w:r>
        <w:rPr>
          <w:lang w:val="en-US"/>
        </w:rPr>
        <w:t xml:space="preserve">Me gusta mucho esta idea. Sería genial saber un poco más de esa comunidad, pero no demasiado, para dar espacio a la especulación. </w:t>
      </w:r>
    </w:p>
  </w:comment>
  <w:comment w:id="252" w:author="ISAAC MONTOYA LÓPEZ" w:date="2023-05-04T21:05:00Z" w:initials="IML">
    <w:p w14:paraId="5EAC1C1C" w14:textId="77777777" w:rsidR="0002334F" w:rsidRDefault="0002334F" w:rsidP="00E216FF">
      <w:pPr>
        <w:pStyle w:val="Textocomentario"/>
      </w:pPr>
      <w:r>
        <w:rPr>
          <w:rStyle w:val="Refdecomentario"/>
        </w:rPr>
        <w:annotationRef/>
      </w:r>
      <w:r>
        <w:rPr>
          <w:lang w:val="en-US"/>
        </w:rPr>
        <w:t>Esto debería ser un pie de página. Esta opción se encuentra en "Referencias" en Word</w:t>
      </w:r>
    </w:p>
  </w:comment>
  <w:comment w:id="254" w:author="ISAAC MONTOYA LÓPEZ" w:date="2023-05-04T21:09:00Z" w:initials="IML">
    <w:p w14:paraId="33D5925C" w14:textId="77777777" w:rsidR="0002334F" w:rsidRDefault="0002334F" w:rsidP="00981E7B">
      <w:pPr>
        <w:pStyle w:val="Textocomentario"/>
      </w:pPr>
      <w:r>
        <w:rPr>
          <w:rStyle w:val="Refdecomentario"/>
        </w:rPr>
        <w:annotationRef/>
      </w:r>
      <w:r>
        <w:rPr>
          <w:lang w:val="en-US"/>
        </w:rPr>
        <w:t xml:space="preserve">No sé si esto lo podamos considerar filosofía. Es más el comportamiento de las bacterias, ya que la filosofía funciona como un conocimiento sistémico, comunicable, disciplinar incluso. La filosofía es de los científicos, no de las bacterias. </w:t>
      </w:r>
    </w:p>
  </w:comment>
  <w:comment w:id="256" w:author="ISAAC MONTOYA LÓPEZ" w:date="2023-05-04T21:09:00Z" w:initials="IML">
    <w:p w14:paraId="6D7A525E" w14:textId="77777777" w:rsidR="0002334F" w:rsidRDefault="0002334F" w:rsidP="006523E4">
      <w:pPr>
        <w:pStyle w:val="Textocomentario"/>
      </w:pPr>
      <w:r>
        <w:rPr>
          <w:rStyle w:val="Refdecomentario"/>
        </w:rPr>
        <w:annotationRef/>
      </w:r>
      <w:r>
        <w:rPr>
          <w:lang w:val="en-US"/>
        </w:rPr>
        <w:t>Excelente</w:t>
      </w:r>
    </w:p>
  </w:comment>
  <w:comment w:id="260" w:author="ISAAC MONTOYA LÓPEZ" w:date="2023-05-04T21:10:00Z" w:initials="IML">
    <w:p w14:paraId="15D1AB03" w14:textId="77777777" w:rsidR="0002334F" w:rsidRDefault="0002334F" w:rsidP="00EF2796">
      <w:pPr>
        <w:pStyle w:val="Textocomentario"/>
      </w:pPr>
      <w:r>
        <w:rPr>
          <w:rStyle w:val="Refdecomentario"/>
        </w:rPr>
        <w:annotationRef/>
      </w:r>
      <w:r>
        <w:rPr>
          <w:lang w:val="en-US"/>
        </w:rPr>
        <w:t xml:space="preserve">Considerar espacio para referencias.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8D15B3" w15:done="0"/>
  <w15:commentEx w15:paraId="41B8876C" w15:done="0"/>
  <w15:commentEx w15:paraId="0DED09F1" w15:done="0"/>
  <w15:commentEx w15:paraId="1CED4818" w15:done="0"/>
  <w15:commentEx w15:paraId="0A405EB3" w15:done="0"/>
  <w15:commentEx w15:paraId="14C1B9A8" w15:done="0"/>
  <w15:commentEx w15:paraId="795844D9" w15:done="0"/>
  <w15:commentEx w15:paraId="0CF31036" w15:done="0"/>
  <w15:commentEx w15:paraId="4067426F" w15:done="0"/>
  <w15:commentEx w15:paraId="29112D5E" w15:done="0"/>
  <w15:commentEx w15:paraId="5EAC1C1C" w15:done="0"/>
  <w15:commentEx w15:paraId="33D5925C" w15:done="0"/>
  <w15:commentEx w15:paraId="6D7A525E" w15:done="0"/>
  <w15:commentEx w15:paraId="15D1AB0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E93B7" w16cex:dateUtc="2023-05-05T01:27:00Z"/>
  <w16cex:commentExtensible w16cex:durableId="27FE9441" w16cex:dateUtc="2023-05-05T01:29:00Z"/>
  <w16cex:commentExtensible w16cex:durableId="27FE9585" w16cex:dateUtc="2023-05-05T01:35:00Z"/>
  <w16cex:commentExtensible w16cex:durableId="27FE95B0" w16cex:dateUtc="2023-05-05T01:36:00Z"/>
  <w16cex:commentExtensible w16cex:durableId="27FE9601" w16cex:dateUtc="2023-05-05T01:37:00Z"/>
  <w16cex:commentExtensible w16cex:durableId="27FE9690" w16cex:dateUtc="2023-05-05T01:39:00Z"/>
  <w16cex:commentExtensible w16cex:durableId="27FE9725" w16cex:dateUtc="2023-05-05T01:42:00Z"/>
  <w16cex:commentExtensible w16cex:durableId="27FE9BC7" w16cex:dateUtc="2023-05-05T02:01:00Z"/>
  <w16cex:commentExtensible w16cex:durableId="27FE9BFC" w16cex:dateUtc="2023-05-05T02:02:00Z"/>
  <w16cex:commentExtensible w16cex:durableId="27FE9C85" w16cex:dateUtc="2023-05-05T02:05:00Z"/>
  <w16cex:commentExtensible w16cex:durableId="27FE9CA0" w16cex:dateUtc="2023-05-05T02:05:00Z"/>
  <w16cex:commentExtensible w16cex:durableId="27FE9D8A" w16cex:dateUtc="2023-05-05T02:09:00Z"/>
  <w16cex:commentExtensible w16cex:durableId="27FE9DA4" w16cex:dateUtc="2023-05-05T02:09:00Z"/>
  <w16cex:commentExtensible w16cex:durableId="27FE9DB1" w16cex:dateUtc="2023-05-05T02: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8D15B3" w16cid:durableId="27FE93B7"/>
  <w16cid:commentId w16cid:paraId="41B8876C" w16cid:durableId="27FE9441"/>
  <w16cid:commentId w16cid:paraId="0DED09F1" w16cid:durableId="27FE9585"/>
  <w16cid:commentId w16cid:paraId="1CED4818" w16cid:durableId="27FE95B0"/>
  <w16cid:commentId w16cid:paraId="0A405EB3" w16cid:durableId="27FE9601"/>
  <w16cid:commentId w16cid:paraId="14C1B9A8" w16cid:durableId="27FE9690"/>
  <w16cid:commentId w16cid:paraId="795844D9" w16cid:durableId="27FE9725"/>
  <w16cid:commentId w16cid:paraId="0CF31036" w16cid:durableId="27FE9BC7"/>
  <w16cid:commentId w16cid:paraId="4067426F" w16cid:durableId="27FE9BFC"/>
  <w16cid:commentId w16cid:paraId="29112D5E" w16cid:durableId="27FE9C85"/>
  <w16cid:commentId w16cid:paraId="5EAC1C1C" w16cid:durableId="27FE9CA0"/>
  <w16cid:commentId w16cid:paraId="33D5925C" w16cid:durableId="27FE9D8A"/>
  <w16cid:commentId w16cid:paraId="6D7A525E" w16cid:durableId="27FE9DA4"/>
  <w16cid:commentId w16cid:paraId="15D1AB03" w16cid:durableId="27FE9D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55C606" w14:textId="77777777" w:rsidR="00F65549" w:rsidRDefault="00F65549" w:rsidP="001A67D0">
      <w:pPr>
        <w:spacing w:after="0" w:line="240" w:lineRule="auto"/>
      </w:pPr>
      <w:r>
        <w:separator/>
      </w:r>
    </w:p>
  </w:endnote>
  <w:endnote w:type="continuationSeparator" w:id="0">
    <w:p w14:paraId="75A91A4F" w14:textId="77777777" w:rsidR="00F65549" w:rsidRDefault="00F65549" w:rsidP="001A67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98C0E8" w14:textId="77777777" w:rsidR="00F65549" w:rsidRDefault="00F65549" w:rsidP="001A67D0">
      <w:pPr>
        <w:spacing w:after="0" w:line="240" w:lineRule="auto"/>
      </w:pPr>
      <w:r>
        <w:separator/>
      </w:r>
    </w:p>
  </w:footnote>
  <w:footnote w:type="continuationSeparator" w:id="0">
    <w:p w14:paraId="1311870A" w14:textId="77777777" w:rsidR="00F65549" w:rsidRDefault="00F65549" w:rsidP="001A67D0">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Vme+sWn/khW9Zz" int2:id="QRAymSPm">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044842E"/>
    <w:lvl w:ilvl="0">
      <w:start w:val="1"/>
      <w:numFmt w:val="decimal"/>
      <w:pStyle w:val="Ttulo1"/>
      <w:lvlText w:val="%1"/>
      <w:lvlJc w:val="left"/>
      <w:pPr>
        <w:ind w:left="432" w:hanging="432"/>
      </w:pPr>
      <w:rPr>
        <w:rFonts w:ascii="Times New Roman" w:hAnsi="Times New Roman" w:cs="Times New Roman"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60C44275"/>
    <w:multiLevelType w:val="hybridMultilevel"/>
    <w:tmpl w:val="DAF802B4"/>
    <w:lvl w:ilvl="0" w:tplc="1D12B63E">
      <w:start w:val="1"/>
      <w:numFmt w:val="bullet"/>
      <w:lvlText w:val="-"/>
      <w:lvlJc w:val="left"/>
      <w:pPr>
        <w:ind w:left="720" w:hanging="360"/>
      </w:pPr>
      <w:rPr>
        <w:rFonts w:ascii="Calibri" w:hAnsi="Calibri" w:hint="default"/>
      </w:rPr>
    </w:lvl>
    <w:lvl w:ilvl="1" w:tplc="EF0E95EA">
      <w:start w:val="1"/>
      <w:numFmt w:val="bullet"/>
      <w:lvlText w:val="o"/>
      <w:lvlJc w:val="left"/>
      <w:pPr>
        <w:ind w:left="1440" w:hanging="360"/>
      </w:pPr>
      <w:rPr>
        <w:rFonts w:ascii="Courier New" w:hAnsi="Courier New" w:hint="default"/>
      </w:rPr>
    </w:lvl>
    <w:lvl w:ilvl="2" w:tplc="B10250A8">
      <w:start w:val="1"/>
      <w:numFmt w:val="bullet"/>
      <w:lvlText w:val=""/>
      <w:lvlJc w:val="left"/>
      <w:pPr>
        <w:ind w:left="2160" w:hanging="360"/>
      </w:pPr>
      <w:rPr>
        <w:rFonts w:ascii="Wingdings" w:hAnsi="Wingdings" w:hint="default"/>
      </w:rPr>
    </w:lvl>
    <w:lvl w:ilvl="3" w:tplc="95D8F27E">
      <w:start w:val="1"/>
      <w:numFmt w:val="bullet"/>
      <w:lvlText w:val=""/>
      <w:lvlJc w:val="left"/>
      <w:pPr>
        <w:ind w:left="2880" w:hanging="360"/>
      </w:pPr>
      <w:rPr>
        <w:rFonts w:ascii="Symbol" w:hAnsi="Symbol" w:hint="default"/>
      </w:rPr>
    </w:lvl>
    <w:lvl w:ilvl="4" w:tplc="6CE64AFE">
      <w:start w:val="1"/>
      <w:numFmt w:val="bullet"/>
      <w:lvlText w:val="o"/>
      <w:lvlJc w:val="left"/>
      <w:pPr>
        <w:ind w:left="3600" w:hanging="360"/>
      </w:pPr>
      <w:rPr>
        <w:rFonts w:ascii="Courier New" w:hAnsi="Courier New" w:hint="default"/>
      </w:rPr>
    </w:lvl>
    <w:lvl w:ilvl="5" w:tplc="4FC80C02">
      <w:start w:val="1"/>
      <w:numFmt w:val="bullet"/>
      <w:lvlText w:val=""/>
      <w:lvlJc w:val="left"/>
      <w:pPr>
        <w:ind w:left="4320" w:hanging="360"/>
      </w:pPr>
      <w:rPr>
        <w:rFonts w:ascii="Wingdings" w:hAnsi="Wingdings" w:hint="default"/>
      </w:rPr>
    </w:lvl>
    <w:lvl w:ilvl="6" w:tplc="FAFAF596">
      <w:start w:val="1"/>
      <w:numFmt w:val="bullet"/>
      <w:lvlText w:val=""/>
      <w:lvlJc w:val="left"/>
      <w:pPr>
        <w:ind w:left="5040" w:hanging="360"/>
      </w:pPr>
      <w:rPr>
        <w:rFonts w:ascii="Symbol" w:hAnsi="Symbol" w:hint="default"/>
      </w:rPr>
    </w:lvl>
    <w:lvl w:ilvl="7" w:tplc="2910969A">
      <w:start w:val="1"/>
      <w:numFmt w:val="bullet"/>
      <w:lvlText w:val="o"/>
      <w:lvlJc w:val="left"/>
      <w:pPr>
        <w:ind w:left="5760" w:hanging="360"/>
      </w:pPr>
      <w:rPr>
        <w:rFonts w:ascii="Courier New" w:hAnsi="Courier New" w:hint="default"/>
      </w:rPr>
    </w:lvl>
    <w:lvl w:ilvl="8" w:tplc="247AC5DC">
      <w:start w:val="1"/>
      <w:numFmt w:val="bullet"/>
      <w:lvlText w:val=""/>
      <w:lvlJc w:val="left"/>
      <w:pPr>
        <w:ind w:left="6480" w:hanging="360"/>
      </w:pPr>
      <w:rPr>
        <w:rFonts w:ascii="Wingdings" w:hAnsi="Wingdings" w:hint="default"/>
      </w:rPr>
    </w:lvl>
  </w:abstractNum>
  <w:num w:numId="1" w16cid:durableId="1255361442">
    <w:abstractNumId w:val="1"/>
  </w:num>
  <w:num w:numId="2" w16cid:durableId="1632441527">
    <w:abstractNumId w:val="0"/>
  </w:num>
  <w:num w:numId="3" w16cid:durableId="430320348">
    <w:abstractNumId w:val="0"/>
  </w:num>
  <w:num w:numId="4" w16cid:durableId="1868254366">
    <w:abstractNumId w:val="0"/>
  </w:num>
  <w:num w:numId="5" w16cid:durableId="1546718702">
    <w:abstractNumId w:val="0"/>
  </w:num>
  <w:num w:numId="6" w16cid:durableId="1775396615">
    <w:abstractNumId w:val="0"/>
  </w:num>
  <w:num w:numId="7" w16cid:durableId="1984505369">
    <w:abstractNumId w:val="0"/>
  </w:num>
  <w:num w:numId="8" w16cid:durableId="900873574">
    <w:abstractNumId w:val="0"/>
  </w:num>
  <w:num w:numId="9" w16cid:durableId="549270168">
    <w:abstractNumId w:val="0"/>
  </w:num>
  <w:num w:numId="10" w16cid:durableId="663121404">
    <w:abstractNumId w:val="0"/>
  </w:num>
  <w:num w:numId="11" w16cid:durableId="108129336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an Camilo Bolaños Garcia">
    <w15:presenceInfo w15:providerId="AD" w15:userId="S::jcbolanosg@eafit.edu.co::4dad43b4-9f08-406c-b756-e5a6204f9289"/>
  </w15:person>
  <w15:person w15:author="ISAAC MONTOYA LÓPEZ">
    <w15:presenceInfo w15:providerId="AD" w15:userId="S::imontoy7@eafit.edu.co::0bdbe1bc-7709-466b-83b1-24ee472dd65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A3A"/>
    <w:rsid w:val="0002334F"/>
    <w:rsid w:val="00186F7C"/>
    <w:rsid w:val="001A67D0"/>
    <w:rsid w:val="001C1A3A"/>
    <w:rsid w:val="00221A67"/>
    <w:rsid w:val="00336246"/>
    <w:rsid w:val="005B5B92"/>
    <w:rsid w:val="0065540F"/>
    <w:rsid w:val="006B408D"/>
    <w:rsid w:val="00724C7D"/>
    <w:rsid w:val="007E0D72"/>
    <w:rsid w:val="0080726F"/>
    <w:rsid w:val="00811D68"/>
    <w:rsid w:val="00875559"/>
    <w:rsid w:val="008E76CB"/>
    <w:rsid w:val="00934959"/>
    <w:rsid w:val="00945D50"/>
    <w:rsid w:val="009B20A5"/>
    <w:rsid w:val="00A02123"/>
    <w:rsid w:val="00B408B0"/>
    <w:rsid w:val="00BB0575"/>
    <w:rsid w:val="00C74CF4"/>
    <w:rsid w:val="00CD43E3"/>
    <w:rsid w:val="00DE049A"/>
    <w:rsid w:val="00E61E26"/>
    <w:rsid w:val="00E7105F"/>
    <w:rsid w:val="00F42622"/>
    <w:rsid w:val="00F65549"/>
    <w:rsid w:val="01408CF3"/>
    <w:rsid w:val="01C2A9D1"/>
    <w:rsid w:val="01DE25F7"/>
    <w:rsid w:val="024E2CDB"/>
    <w:rsid w:val="0264AEF0"/>
    <w:rsid w:val="03862474"/>
    <w:rsid w:val="04AF63D0"/>
    <w:rsid w:val="04E3B760"/>
    <w:rsid w:val="064B3431"/>
    <w:rsid w:val="07E70492"/>
    <w:rsid w:val="081209D6"/>
    <w:rsid w:val="088431C2"/>
    <w:rsid w:val="093FC002"/>
    <w:rsid w:val="09D17595"/>
    <w:rsid w:val="09D21E16"/>
    <w:rsid w:val="09EBBBE5"/>
    <w:rsid w:val="09F86AB4"/>
    <w:rsid w:val="0AB92E11"/>
    <w:rsid w:val="0AF6232C"/>
    <w:rsid w:val="0BAED29B"/>
    <w:rsid w:val="0C2FF40F"/>
    <w:rsid w:val="0DAF59C9"/>
    <w:rsid w:val="0DB4F45A"/>
    <w:rsid w:val="0E0558F8"/>
    <w:rsid w:val="0E4DBF2F"/>
    <w:rsid w:val="0EA52D61"/>
    <w:rsid w:val="0EDC363A"/>
    <w:rsid w:val="0F4DE99A"/>
    <w:rsid w:val="0F62AE6E"/>
    <w:rsid w:val="1078069B"/>
    <w:rsid w:val="10C51688"/>
    <w:rsid w:val="1284DB91"/>
    <w:rsid w:val="12885159"/>
    <w:rsid w:val="137E5CD3"/>
    <w:rsid w:val="148DC2D9"/>
    <w:rsid w:val="14CD2E72"/>
    <w:rsid w:val="1543277A"/>
    <w:rsid w:val="160C3721"/>
    <w:rsid w:val="1638D5D3"/>
    <w:rsid w:val="173DBC5F"/>
    <w:rsid w:val="174AECDF"/>
    <w:rsid w:val="18F308C9"/>
    <w:rsid w:val="19AE2CBF"/>
    <w:rsid w:val="19F56621"/>
    <w:rsid w:val="1B20EB38"/>
    <w:rsid w:val="1B6A880C"/>
    <w:rsid w:val="1CE6A523"/>
    <w:rsid w:val="1D65C851"/>
    <w:rsid w:val="1DDBC159"/>
    <w:rsid w:val="1EA228CE"/>
    <w:rsid w:val="1EB3B29B"/>
    <w:rsid w:val="1EBB512B"/>
    <w:rsid w:val="1FDC7E02"/>
    <w:rsid w:val="203DF92F"/>
    <w:rsid w:val="20BFA349"/>
    <w:rsid w:val="21172867"/>
    <w:rsid w:val="212D5888"/>
    <w:rsid w:val="214680E5"/>
    <w:rsid w:val="21531D84"/>
    <w:rsid w:val="21BF35D5"/>
    <w:rsid w:val="227D8D16"/>
    <w:rsid w:val="22E19D56"/>
    <w:rsid w:val="23696010"/>
    <w:rsid w:val="237599F1"/>
    <w:rsid w:val="23BE259B"/>
    <w:rsid w:val="24FFFBBF"/>
    <w:rsid w:val="251A48FF"/>
    <w:rsid w:val="2526DDF1"/>
    <w:rsid w:val="257E8139"/>
    <w:rsid w:val="263CECA2"/>
    <w:rsid w:val="26CCA3D7"/>
    <w:rsid w:val="27DE7D45"/>
    <w:rsid w:val="28490B14"/>
    <w:rsid w:val="2926365B"/>
    <w:rsid w:val="29ED4D69"/>
    <w:rsid w:val="2A705871"/>
    <w:rsid w:val="2A7FAB7D"/>
    <w:rsid w:val="2AA4E250"/>
    <w:rsid w:val="2D1C7C37"/>
    <w:rsid w:val="2D4F5ACE"/>
    <w:rsid w:val="2E0DEA83"/>
    <w:rsid w:val="2E142C28"/>
    <w:rsid w:val="2E236EC1"/>
    <w:rsid w:val="2E300C44"/>
    <w:rsid w:val="2ECDC037"/>
    <w:rsid w:val="2F51A74D"/>
    <w:rsid w:val="2F785373"/>
    <w:rsid w:val="2FD5D96F"/>
    <w:rsid w:val="311423D4"/>
    <w:rsid w:val="31556605"/>
    <w:rsid w:val="31F7DAE0"/>
    <w:rsid w:val="3335DEC0"/>
    <w:rsid w:val="334D3EED"/>
    <w:rsid w:val="336EB1E4"/>
    <w:rsid w:val="33ABD7C8"/>
    <w:rsid w:val="34127086"/>
    <w:rsid w:val="344BDF3A"/>
    <w:rsid w:val="354244A9"/>
    <w:rsid w:val="356EE007"/>
    <w:rsid w:val="36CB4C03"/>
    <w:rsid w:val="36D8D21C"/>
    <w:rsid w:val="379B2CEF"/>
    <w:rsid w:val="38A1D29C"/>
    <w:rsid w:val="3999E54A"/>
    <w:rsid w:val="3A02ECC5"/>
    <w:rsid w:val="3BAC433F"/>
    <w:rsid w:val="3D2EEB43"/>
    <w:rsid w:val="3F2066AE"/>
    <w:rsid w:val="3F9A2CBE"/>
    <w:rsid w:val="3FE1A863"/>
    <w:rsid w:val="3FE4F145"/>
    <w:rsid w:val="42343AB2"/>
    <w:rsid w:val="42B4F7CC"/>
    <w:rsid w:val="43404106"/>
    <w:rsid w:val="43A9CF0B"/>
    <w:rsid w:val="44319FBA"/>
    <w:rsid w:val="443A6C30"/>
    <w:rsid w:val="44822589"/>
    <w:rsid w:val="4609056B"/>
    <w:rsid w:val="4707ABD5"/>
    <w:rsid w:val="47A176A8"/>
    <w:rsid w:val="47DC1FC3"/>
    <w:rsid w:val="480EC27A"/>
    <w:rsid w:val="48770347"/>
    <w:rsid w:val="487E0C03"/>
    <w:rsid w:val="48A37C36"/>
    <w:rsid w:val="493D4709"/>
    <w:rsid w:val="497BA77F"/>
    <w:rsid w:val="4A16A8AE"/>
    <w:rsid w:val="4A3109FC"/>
    <w:rsid w:val="4AD9176A"/>
    <w:rsid w:val="4C74E7CB"/>
    <w:rsid w:val="4DE2EDA2"/>
    <w:rsid w:val="4ECFA497"/>
    <w:rsid w:val="4EDCF12A"/>
    <w:rsid w:val="4F2747DF"/>
    <w:rsid w:val="4FECFD27"/>
    <w:rsid w:val="506BF7F0"/>
    <w:rsid w:val="50B67BA1"/>
    <w:rsid w:val="514858EE"/>
    <w:rsid w:val="51A32F92"/>
    <w:rsid w:val="51AA384E"/>
    <w:rsid w:val="5207C851"/>
    <w:rsid w:val="53C5D2C3"/>
    <w:rsid w:val="53DB75CF"/>
    <w:rsid w:val="53EE1C63"/>
    <w:rsid w:val="53F27FFD"/>
    <w:rsid w:val="549A8D6B"/>
    <w:rsid w:val="5682B7DF"/>
    <w:rsid w:val="570B7B1C"/>
    <w:rsid w:val="570F9ACC"/>
    <w:rsid w:val="5938ED7C"/>
    <w:rsid w:val="594B0E9B"/>
    <w:rsid w:val="59A83705"/>
    <w:rsid w:val="5A3BC971"/>
    <w:rsid w:val="5B400E05"/>
    <w:rsid w:val="5BF1EF9E"/>
    <w:rsid w:val="5CBE883A"/>
    <w:rsid w:val="5D5C57DF"/>
    <w:rsid w:val="5DE56347"/>
    <w:rsid w:val="5DF643A2"/>
    <w:rsid w:val="5E32A909"/>
    <w:rsid w:val="5E56E350"/>
    <w:rsid w:val="5ECD22FC"/>
    <w:rsid w:val="5F549BC8"/>
    <w:rsid w:val="5FFAFACD"/>
    <w:rsid w:val="602491FD"/>
    <w:rsid w:val="60312A52"/>
    <w:rsid w:val="60312E9C"/>
    <w:rsid w:val="6204C3BE"/>
    <w:rsid w:val="62707704"/>
    <w:rsid w:val="63A0941F"/>
    <w:rsid w:val="63CE8E7A"/>
    <w:rsid w:val="64ACFC77"/>
    <w:rsid w:val="65C3DD4C"/>
    <w:rsid w:val="6648CCD8"/>
    <w:rsid w:val="666E5B11"/>
    <w:rsid w:val="66973C47"/>
    <w:rsid w:val="670C8871"/>
    <w:rsid w:val="67980770"/>
    <w:rsid w:val="6889AD2A"/>
    <w:rsid w:val="69240FCF"/>
    <w:rsid w:val="6AE8B4B4"/>
    <w:rsid w:val="6B486837"/>
    <w:rsid w:val="6BA6AE27"/>
    <w:rsid w:val="6BF43FFF"/>
    <w:rsid w:val="6CBA942A"/>
    <w:rsid w:val="6D82BBEF"/>
    <w:rsid w:val="6DABD14F"/>
    <w:rsid w:val="6E7ECB08"/>
    <w:rsid w:val="6EA989C7"/>
    <w:rsid w:val="6F6ACB7C"/>
    <w:rsid w:val="6FD92733"/>
    <w:rsid w:val="702E8948"/>
    <w:rsid w:val="7115B36F"/>
    <w:rsid w:val="7154E9C0"/>
    <w:rsid w:val="71AB29B9"/>
    <w:rsid w:val="71E12A89"/>
    <w:rsid w:val="73E729DA"/>
    <w:rsid w:val="741167F0"/>
    <w:rsid w:val="748848C3"/>
    <w:rsid w:val="74C5A60F"/>
    <w:rsid w:val="755A75D0"/>
    <w:rsid w:val="75B7150A"/>
    <w:rsid w:val="75B983A6"/>
    <w:rsid w:val="76192D55"/>
    <w:rsid w:val="782C9F4F"/>
    <w:rsid w:val="793C417A"/>
    <w:rsid w:val="799D1341"/>
    <w:rsid w:val="7A71DD4A"/>
    <w:rsid w:val="7A8A5457"/>
    <w:rsid w:val="7B306316"/>
    <w:rsid w:val="7BED9B6C"/>
    <w:rsid w:val="7BFB9197"/>
    <w:rsid w:val="7C8D0A99"/>
    <w:rsid w:val="7D35644F"/>
    <w:rsid w:val="7DBCA805"/>
    <w:rsid w:val="7E708464"/>
    <w:rsid w:val="7E8A5755"/>
    <w:rsid w:val="7FBDB5E9"/>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73C8C"/>
  <w15:chartTrackingRefBased/>
  <w15:docId w15:val="{136C2485-582D-4884-9FD4-DCA0CF4FC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8B0"/>
  </w:style>
  <w:style w:type="paragraph" w:styleId="Ttulo1">
    <w:name w:val="heading 1"/>
    <w:basedOn w:val="Normal"/>
    <w:next w:val="Normal"/>
    <w:link w:val="Ttulo1Car"/>
    <w:uiPriority w:val="9"/>
    <w:qFormat/>
    <w:rsid w:val="00B408B0"/>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semiHidden/>
    <w:unhideWhenUsed/>
    <w:qFormat/>
    <w:rsid w:val="00B408B0"/>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B408B0"/>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B408B0"/>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B408B0"/>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B408B0"/>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B408B0"/>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B408B0"/>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B408B0"/>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408B0"/>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semiHidden/>
    <w:rsid w:val="00B408B0"/>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B408B0"/>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B408B0"/>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B408B0"/>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B408B0"/>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B408B0"/>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B408B0"/>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B408B0"/>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B408B0"/>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B408B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B408B0"/>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B408B0"/>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B408B0"/>
    <w:rPr>
      <w:color w:val="5A5A5A" w:themeColor="text1" w:themeTint="A5"/>
      <w:spacing w:val="10"/>
    </w:rPr>
  </w:style>
  <w:style w:type="character" w:styleId="Textoennegrita">
    <w:name w:val="Strong"/>
    <w:basedOn w:val="Fuentedeprrafopredeter"/>
    <w:uiPriority w:val="22"/>
    <w:qFormat/>
    <w:rsid w:val="00B408B0"/>
    <w:rPr>
      <w:b/>
      <w:bCs/>
      <w:color w:val="000000" w:themeColor="text1"/>
    </w:rPr>
  </w:style>
  <w:style w:type="character" w:styleId="nfasis">
    <w:name w:val="Emphasis"/>
    <w:basedOn w:val="Fuentedeprrafopredeter"/>
    <w:uiPriority w:val="20"/>
    <w:qFormat/>
    <w:rsid w:val="00B408B0"/>
    <w:rPr>
      <w:i/>
      <w:iCs/>
      <w:color w:val="auto"/>
    </w:rPr>
  </w:style>
  <w:style w:type="paragraph" w:styleId="Sinespaciado">
    <w:name w:val="No Spacing"/>
    <w:uiPriority w:val="1"/>
    <w:qFormat/>
    <w:rsid w:val="00B408B0"/>
    <w:pPr>
      <w:spacing w:after="0" w:line="240" w:lineRule="auto"/>
    </w:pPr>
  </w:style>
  <w:style w:type="paragraph" w:styleId="Cita">
    <w:name w:val="Quote"/>
    <w:basedOn w:val="Normal"/>
    <w:next w:val="Normal"/>
    <w:link w:val="CitaCar"/>
    <w:uiPriority w:val="29"/>
    <w:qFormat/>
    <w:rsid w:val="00B408B0"/>
    <w:pPr>
      <w:spacing w:before="160"/>
      <w:ind w:left="720" w:right="720"/>
    </w:pPr>
    <w:rPr>
      <w:i/>
      <w:iCs/>
      <w:color w:val="000000" w:themeColor="text1"/>
    </w:rPr>
  </w:style>
  <w:style w:type="character" w:customStyle="1" w:styleId="CitaCar">
    <w:name w:val="Cita Car"/>
    <w:basedOn w:val="Fuentedeprrafopredeter"/>
    <w:link w:val="Cita"/>
    <w:uiPriority w:val="29"/>
    <w:rsid w:val="00B408B0"/>
    <w:rPr>
      <w:i/>
      <w:iCs/>
      <w:color w:val="000000" w:themeColor="text1"/>
    </w:rPr>
  </w:style>
  <w:style w:type="paragraph" w:styleId="Citadestacada">
    <w:name w:val="Intense Quote"/>
    <w:basedOn w:val="Normal"/>
    <w:next w:val="Normal"/>
    <w:link w:val="CitadestacadaCar"/>
    <w:uiPriority w:val="30"/>
    <w:qFormat/>
    <w:rsid w:val="00B408B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B408B0"/>
    <w:rPr>
      <w:color w:val="000000" w:themeColor="text1"/>
      <w:shd w:val="clear" w:color="auto" w:fill="F2F2F2" w:themeFill="background1" w:themeFillShade="F2"/>
    </w:rPr>
  </w:style>
  <w:style w:type="character" w:styleId="nfasissutil">
    <w:name w:val="Subtle Emphasis"/>
    <w:basedOn w:val="Fuentedeprrafopredeter"/>
    <w:uiPriority w:val="19"/>
    <w:qFormat/>
    <w:rsid w:val="00B408B0"/>
    <w:rPr>
      <w:i/>
      <w:iCs/>
      <w:color w:val="404040" w:themeColor="text1" w:themeTint="BF"/>
    </w:rPr>
  </w:style>
  <w:style w:type="character" w:styleId="nfasisintenso">
    <w:name w:val="Intense Emphasis"/>
    <w:basedOn w:val="Fuentedeprrafopredeter"/>
    <w:uiPriority w:val="21"/>
    <w:qFormat/>
    <w:rsid w:val="00B408B0"/>
    <w:rPr>
      <w:b/>
      <w:bCs/>
      <w:i/>
      <w:iCs/>
      <w:caps/>
    </w:rPr>
  </w:style>
  <w:style w:type="character" w:styleId="Referenciasutil">
    <w:name w:val="Subtle Reference"/>
    <w:basedOn w:val="Fuentedeprrafopredeter"/>
    <w:uiPriority w:val="31"/>
    <w:qFormat/>
    <w:rsid w:val="00B408B0"/>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B408B0"/>
    <w:rPr>
      <w:b/>
      <w:bCs/>
      <w:smallCaps/>
      <w:u w:val="single"/>
    </w:rPr>
  </w:style>
  <w:style w:type="character" w:styleId="Ttulodellibro">
    <w:name w:val="Book Title"/>
    <w:basedOn w:val="Fuentedeprrafopredeter"/>
    <w:uiPriority w:val="33"/>
    <w:qFormat/>
    <w:rsid w:val="00B408B0"/>
    <w:rPr>
      <w:b w:val="0"/>
      <w:bCs w:val="0"/>
      <w:smallCaps/>
      <w:spacing w:val="5"/>
    </w:rPr>
  </w:style>
  <w:style w:type="paragraph" w:styleId="TtuloTDC">
    <w:name w:val="TOC Heading"/>
    <w:basedOn w:val="Ttulo1"/>
    <w:next w:val="Normal"/>
    <w:uiPriority w:val="39"/>
    <w:unhideWhenUsed/>
    <w:qFormat/>
    <w:rsid w:val="00B408B0"/>
    <w:pPr>
      <w:outlineLvl w:val="9"/>
    </w:pPr>
  </w:style>
  <w:style w:type="paragraph" w:styleId="TDC1">
    <w:name w:val="toc 1"/>
    <w:basedOn w:val="Normal"/>
    <w:next w:val="Normal"/>
    <w:autoRedefine/>
    <w:uiPriority w:val="39"/>
    <w:unhideWhenUsed/>
    <w:rsid w:val="00186F7C"/>
    <w:pPr>
      <w:spacing w:after="100"/>
    </w:pPr>
  </w:style>
  <w:style w:type="character" w:styleId="Hipervnculo">
    <w:name w:val="Hyperlink"/>
    <w:basedOn w:val="Fuentedeprrafopredeter"/>
    <w:uiPriority w:val="99"/>
    <w:unhideWhenUsed/>
    <w:rsid w:val="00186F7C"/>
    <w:rPr>
      <w:color w:val="0563C1" w:themeColor="hyperlink"/>
      <w:u w:val="single"/>
    </w:rPr>
  </w:style>
  <w:style w:type="paragraph" w:styleId="Prrafodelista">
    <w:name w:val="List Paragraph"/>
    <w:basedOn w:val="Normal"/>
    <w:uiPriority w:val="34"/>
    <w:qFormat/>
    <w:pPr>
      <w:ind w:left="720"/>
      <w:contextualSpacing/>
    </w:pPr>
  </w:style>
  <w:style w:type="character" w:styleId="Refdecomentario">
    <w:name w:val="annotation reference"/>
    <w:basedOn w:val="Fuentedeprrafopredeter"/>
    <w:uiPriority w:val="99"/>
    <w:semiHidden/>
    <w:unhideWhenUsed/>
    <w:rsid w:val="0080726F"/>
    <w:rPr>
      <w:sz w:val="16"/>
      <w:szCs w:val="16"/>
    </w:rPr>
  </w:style>
  <w:style w:type="paragraph" w:styleId="Textocomentario">
    <w:name w:val="annotation text"/>
    <w:basedOn w:val="Normal"/>
    <w:link w:val="TextocomentarioCar"/>
    <w:uiPriority w:val="99"/>
    <w:unhideWhenUsed/>
    <w:rsid w:val="0080726F"/>
    <w:pPr>
      <w:spacing w:line="240" w:lineRule="auto"/>
    </w:pPr>
    <w:rPr>
      <w:sz w:val="20"/>
      <w:szCs w:val="20"/>
    </w:rPr>
  </w:style>
  <w:style w:type="character" w:customStyle="1" w:styleId="TextocomentarioCar">
    <w:name w:val="Texto comentario Car"/>
    <w:basedOn w:val="Fuentedeprrafopredeter"/>
    <w:link w:val="Textocomentario"/>
    <w:uiPriority w:val="99"/>
    <w:rsid w:val="0080726F"/>
    <w:rPr>
      <w:sz w:val="20"/>
      <w:szCs w:val="20"/>
    </w:rPr>
  </w:style>
  <w:style w:type="paragraph" w:styleId="Asuntodelcomentario">
    <w:name w:val="annotation subject"/>
    <w:basedOn w:val="Textocomentario"/>
    <w:next w:val="Textocomentario"/>
    <w:link w:val="AsuntodelcomentarioCar"/>
    <w:uiPriority w:val="99"/>
    <w:semiHidden/>
    <w:unhideWhenUsed/>
    <w:rsid w:val="0080726F"/>
    <w:rPr>
      <w:b/>
      <w:bCs/>
    </w:rPr>
  </w:style>
  <w:style w:type="character" w:customStyle="1" w:styleId="AsuntodelcomentarioCar">
    <w:name w:val="Asunto del comentario Car"/>
    <w:basedOn w:val="TextocomentarioCar"/>
    <w:link w:val="Asuntodelcomentario"/>
    <w:uiPriority w:val="99"/>
    <w:semiHidden/>
    <w:rsid w:val="0080726F"/>
    <w:rPr>
      <w:b/>
      <w:bCs/>
      <w:sz w:val="20"/>
      <w:szCs w:val="20"/>
    </w:rPr>
  </w:style>
  <w:style w:type="paragraph" w:styleId="Revisin">
    <w:name w:val="Revision"/>
    <w:hidden/>
    <w:uiPriority w:val="99"/>
    <w:semiHidden/>
    <w:rsid w:val="0080726F"/>
    <w:pPr>
      <w:spacing w:after="0" w:line="240" w:lineRule="auto"/>
    </w:pPr>
  </w:style>
  <w:style w:type="paragraph" w:styleId="Encabezado">
    <w:name w:val="header"/>
    <w:basedOn w:val="Normal"/>
    <w:link w:val="EncabezadoCar"/>
    <w:uiPriority w:val="99"/>
    <w:unhideWhenUsed/>
    <w:rsid w:val="001A67D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A67D0"/>
  </w:style>
  <w:style w:type="paragraph" w:styleId="Piedepgina">
    <w:name w:val="footer"/>
    <w:basedOn w:val="Normal"/>
    <w:link w:val="PiedepginaCar"/>
    <w:uiPriority w:val="99"/>
    <w:unhideWhenUsed/>
    <w:rsid w:val="001A67D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A67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21"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EA9F20-CF46-4F50-B5BE-628AA504C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Pages>
  <Words>2134</Words>
  <Characters>11740</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Camilo Bolaños Garcia</dc:creator>
  <cp:keywords/>
  <dc:description/>
  <cp:lastModifiedBy>Juan Camilo Bolaños Garcia</cp:lastModifiedBy>
  <cp:revision>13</cp:revision>
  <dcterms:created xsi:type="dcterms:W3CDTF">2023-04-24T00:29:00Z</dcterms:created>
  <dcterms:modified xsi:type="dcterms:W3CDTF">2023-05-05T02:51:00Z</dcterms:modified>
</cp:coreProperties>
</file>